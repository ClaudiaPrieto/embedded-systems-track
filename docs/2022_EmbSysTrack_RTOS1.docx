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C4AF6" w14:textId="77777777" w:rsidR="00575F35" w:rsidRDefault="00CA774D">
      <w:r>
        <w:rPr>
          <w:noProof/>
        </w:rPr>
        <mc:AlternateContent>
          <mc:Choice Requires="wpg">
            <w:drawing>
              <wp:anchor distT="0" distB="0" distL="114300" distR="114300" simplePos="0" relativeHeight="251658241" behindDoc="0" locked="0" layoutInCell="1" allowOverlap="1" wp14:anchorId="3B2DECAE" wp14:editId="07777777">
                <wp:simplePos x="0" y="0"/>
                <wp:positionH relativeFrom="column">
                  <wp:posOffset>1026111</wp:posOffset>
                </wp:positionH>
                <wp:positionV relativeFrom="paragraph">
                  <wp:posOffset>2211070</wp:posOffset>
                </wp:positionV>
                <wp:extent cx="1995071" cy="776605"/>
                <wp:effectExtent l="0" t="0" r="0" b="0"/>
                <wp:wrapNone/>
                <wp:docPr id="2" name="Picture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exto&#10;&#10;Descripción generada automáticamente"/>
                        <pic:cNvPicPr>
                          <a:picLocks noChangeAspect="1"/>
                        </pic:cNvPicPr>
                      </pic:nvPicPr>
                      <pic:blipFill>
                        <a:blip r:embed="rId11"/>
                        <a:stretch/>
                      </pic:blipFill>
                      <pic:spPr bwMode="auto">
                        <a:xfrm>
                          <a:off x="0" y="0"/>
                          <a:ext cx="1995071" cy="7766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wp14="http://schemas.microsoft.com/office/word/2010/wordml" xmlns:arto="http://schemas.microsoft.com/office/word/2006/arto">
            <w:pict w14:anchorId="7BFA3A8F">
              <v:shapetype coordsize="21600,21600" o:spt="75" o:preferrelative="t" path="m@4@5l@4@11@9@11@9@5xe" type="#_x0000_t75">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style="position:absolute;z-index:251658241;o:allowoverlap:true;o:allowincell:true;mso-position-horizontal-relative:text;margin-left:80.8pt;mso-position-horizontal:absolute;mso-position-vertical-relative:text;margin-top:174.1pt;mso-position-vertical:absolute;width:157.1pt;height:61.1pt;mso-wrap-distance-left:9.0pt;mso-wrap-distance-top:0.0pt;mso-wrap-distance-right:9.0pt;mso-wrap-distance-bottom:0.0pt;" o:spid="_x0000_s1" stroked="false" type="#_x0000_t75">
                <v:path textboxrect="0,0,0,0"/>
                <v:imagedata o:title="" r:id="rId14"/>
              </v:shape>
            </w:pict>
          </mc:Fallback>
        </mc:AlternateContent>
      </w:r>
      <w:r>
        <w:rPr>
          <w:noProof/>
        </w:rPr>
        <mc:AlternateContent>
          <mc:Choice Requires="wpg">
            <w:drawing>
              <wp:anchor distT="0" distB="0" distL="114300" distR="114300" simplePos="0" relativeHeight="251658240" behindDoc="1" locked="0" layoutInCell="1" allowOverlap="1" wp14:anchorId="6DD3DE0C" wp14:editId="07777777">
                <wp:simplePos x="0" y="0"/>
                <wp:positionH relativeFrom="page">
                  <wp:posOffset>11430</wp:posOffset>
                </wp:positionH>
                <wp:positionV relativeFrom="page">
                  <wp:align>bottom</wp:align>
                </wp:positionV>
                <wp:extent cx="7757160" cy="10038518"/>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5"/>
                        <a:stretch/>
                      </pic:blipFill>
                      <pic:spPr bwMode="auto">
                        <a:xfrm>
                          <a:off x="0" y="0"/>
                          <a:ext cx="7757160" cy="10038518"/>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wp14="http://schemas.microsoft.com/office/word/2010/wordml" xmlns:arto="http://schemas.microsoft.com/office/word/2006/arto">
            <w:pict w14:anchorId="7BA9A741">
              <v:shapetype coordsize="21600,21600" o:spt="75" o:preferrelative="t" path="m@4@5l@4@11@9@11@9@5xe" type="#_x0000_t75">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style="position:absolute;z-index:-251658240;o:allowoverlap:true;o:allowincell:true;mso-position-horizontal-relative:page;margin-left:0.9pt;mso-position-horizontal:absolute;mso-position-vertical-relative:page;mso-position-vertical:bottom;width:610.8pt;height:790.4pt;mso-wrap-distance-left:9.0pt;mso-wrap-distance-top:0.0pt;mso-wrap-distance-right:9.0pt;mso-wrap-distance-bottom:0.0pt;" o:spid="_x0000_s2" stroked="false" type="#_x0000_t75">
                <v:path textboxrect="0,0,0,0"/>
                <v:imagedata o:title="" r:id="rId16"/>
              </v:shape>
            </w:pict>
          </mc:Fallback>
        </mc:AlternateContent>
      </w:r>
      <w:r w:rsidR="0014673C">
        <w:br w:type="page" w:clear="all"/>
      </w:r>
    </w:p>
    <w:p w14:paraId="732E8D51" w14:textId="77777777" w:rsidR="00575F35" w:rsidRDefault="0014673C">
      <w:pPr>
        <w:rPr>
          <w:b/>
          <w:bCs/>
        </w:rPr>
      </w:pPr>
      <w:r>
        <w:rPr>
          <w:b/>
          <w:bCs/>
        </w:rPr>
        <w:t>Título curso:</w:t>
      </w:r>
    </w:p>
    <w:p w14:paraId="672A6659" w14:textId="77777777" w:rsidR="00575F35" w:rsidRDefault="00575F35"/>
    <w:p w14:paraId="7DCAB29C" w14:textId="0BB35EB4" w:rsidR="00575F35" w:rsidRDefault="3A811A24">
      <w:r>
        <w:t>Intro Sistemas Operativos en Tiempo Real (RTOS) 1</w:t>
      </w:r>
    </w:p>
    <w:p w14:paraId="5F214A40" w14:textId="77777777" w:rsidR="00575F35" w:rsidRDefault="00575F35"/>
    <w:p w14:paraId="36DD75F2" w14:textId="77777777" w:rsidR="00575F35" w:rsidRDefault="0014673C">
      <w:pPr>
        <w:rPr>
          <w:b/>
          <w:bCs/>
        </w:rPr>
      </w:pPr>
      <w:r>
        <w:rPr>
          <w:b/>
          <w:bCs/>
        </w:rPr>
        <w:t>Descripción corta:</w:t>
      </w:r>
    </w:p>
    <w:p w14:paraId="3C10DBE2" w14:textId="77777777" w:rsidR="00575F35" w:rsidRDefault="3A811A24">
      <w:r>
        <w:t>El estudiante deberá de familiarizarse con los conceptos generales de un sistema operativo en tiempo real, así como sus implicaciones dentro de un sistema embebido.</w:t>
      </w:r>
    </w:p>
    <w:p w14:paraId="0A37501D" w14:textId="77777777" w:rsidR="00575F35" w:rsidRDefault="00575F35"/>
    <w:p w14:paraId="6A36BAAC" w14:textId="348DBB55" w:rsidR="00575F35" w:rsidRDefault="348F391A">
      <w:r>
        <w:t xml:space="preserve">Este módulo se pretende llevar a cabo en </w:t>
      </w:r>
      <w:commentRangeStart w:id="0"/>
      <w:r w:rsidR="008D6DA5">
        <w:t>40</w:t>
      </w:r>
      <w:r>
        <w:t xml:space="preserve"> horas</w:t>
      </w:r>
      <w:commentRangeEnd w:id="0"/>
      <w:r w:rsidR="0014673C">
        <w:commentReference w:id="0"/>
      </w:r>
      <w:r>
        <w:t xml:space="preserve"> desde el punto de vista teórico y práctico para preparar al estudiante para los módulos finales en el track de sistemas embebidos.</w:t>
      </w:r>
    </w:p>
    <w:p w14:paraId="5DAB6C7B" w14:textId="77777777" w:rsidR="00575F35" w:rsidRDefault="00575F35">
      <w:pPr>
        <w:rPr>
          <w:highlight w:val="yellow"/>
        </w:rPr>
      </w:pPr>
    </w:p>
    <w:p w14:paraId="6E658177" w14:textId="77777777" w:rsidR="00575F35" w:rsidRDefault="0014673C">
      <w:r>
        <w:rPr>
          <w:b/>
          <w:bCs/>
        </w:rPr>
        <w:t>Datos importantes del curso</w:t>
      </w:r>
      <w:r>
        <w:t>:</w:t>
      </w:r>
    </w:p>
    <w:p w14:paraId="02EB378F" w14:textId="77777777" w:rsidR="00575F35" w:rsidRDefault="00575F35"/>
    <w:p w14:paraId="060D0AA4" w14:textId="77777777" w:rsidR="00575F35" w:rsidRDefault="0014673C">
      <w:pPr>
        <w:rPr>
          <w:highlight w:val="yellow"/>
        </w:rPr>
      </w:pPr>
      <w:r>
        <w:t xml:space="preserve">Fecha de inicio: </w:t>
      </w:r>
      <w:r>
        <w:rPr>
          <w:highlight w:val="cyan"/>
        </w:rPr>
        <w:t>TBD</w:t>
      </w:r>
    </w:p>
    <w:p w14:paraId="18E7C913" w14:textId="77777777" w:rsidR="00575F35" w:rsidRDefault="0014673C">
      <w:r>
        <w:t>Duración: 5 semanas</w:t>
      </w:r>
    </w:p>
    <w:p w14:paraId="181F4E7D" w14:textId="77777777" w:rsidR="00575F35" w:rsidRDefault="0014673C">
      <w:r>
        <w:t>Dedicación: 3 horas por semana</w:t>
      </w:r>
    </w:p>
    <w:p w14:paraId="294E1F7D" w14:textId="77777777" w:rsidR="00575F35" w:rsidRDefault="0014673C">
      <w:r>
        <w:t xml:space="preserve">Horario: </w:t>
      </w:r>
      <w:r>
        <w:rPr>
          <w:highlight w:val="cyan"/>
        </w:rPr>
        <w:t xml:space="preserve">Lunes </w:t>
      </w:r>
      <w:bookmarkStart w:id="1" w:name="_Hlk71455432"/>
      <w:r>
        <w:rPr>
          <w:highlight w:val="cyan"/>
        </w:rPr>
        <w:t>17:30-19:00hrs</w:t>
      </w:r>
      <w:bookmarkEnd w:id="1"/>
      <w:r>
        <w:rPr>
          <w:highlight w:val="cyan"/>
        </w:rPr>
        <w:t>, Miércoles 17:30-19:00hrs</w:t>
      </w:r>
    </w:p>
    <w:p w14:paraId="51472FA6" w14:textId="77777777" w:rsidR="00575F35" w:rsidRDefault="0014673C">
      <w:r>
        <w:t>Costo: Gratuito</w:t>
      </w:r>
    </w:p>
    <w:p w14:paraId="4DF7DC30" w14:textId="77777777" w:rsidR="00575F35" w:rsidRDefault="0014673C">
      <w:r>
        <w:t>Modalidad: Online vía Teams</w:t>
      </w:r>
    </w:p>
    <w:p w14:paraId="1EA6F0FE" w14:textId="77777777" w:rsidR="00575F35" w:rsidRDefault="0014673C">
      <w:r>
        <w:t>Certificación: IA. Center &amp; SEP</w:t>
      </w:r>
    </w:p>
    <w:p w14:paraId="54F40B3A" w14:textId="0A527223" w:rsidR="00575F35" w:rsidRDefault="0014673C" w:rsidP="323209A3">
      <w:pPr>
        <w:rPr>
          <w:rFonts w:ascii="Calibri" w:eastAsia="Calibri" w:hAnsi="Calibri" w:cs="Calibri"/>
        </w:rPr>
      </w:pPr>
      <w:r>
        <w:t>Hardware</w:t>
      </w:r>
      <w:r w:rsidR="1019046E">
        <w:t xml:space="preserve">, </w:t>
      </w:r>
      <w:r w:rsidR="1019046E" w:rsidRPr="323209A3">
        <w:rPr>
          <w:rFonts w:ascii="Calibri" w:eastAsia="Calibri" w:hAnsi="Calibri" w:cs="Calibri"/>
          <w:color w:val="000000" w:themeColor="text1"/>
        </w:rPr>
        <w:t>favor de revisar la sección de “Pre-requisitos”</w:t>
      </w:r>
    </w:p>
    <w:p w14:paraId="6A05A809" w14:textId="77777777" w:rsidR="00575F35" w:rsidRDefault="00575F35"/>
    <w:p w14:paraId="7521FB31" w14:textId="77777777" w:rsidR="00575F35" w:rsidRDefault="0014673C">
      <w:pPr>
        <w:rPr>
          <w:b/>
          <w:bCs/>
        </w:rPr>
      </w:pPr>
      <w:r>
        <w:rPr>
          <w:b/>
          <w:bCs/>
        </w:rPr>
        <w:t>Condiciones especiales del curso</w:t>
      </w:r>
    </w:p>
    <w:p w14:paraId="5A39BBE3" w14:textId="77777777" w:rsidR="00575F35" w:rsidRDefault="00575F35">
      <w:pPr>
        <w:rPr>
          <w:b/>
          <w:bCs/>
        </w:rPr>
      </w:pPr>
    </w:p>
    <w:p w14:paraId="1350B755" w14:textId="77777777" w:rsidR="00575F35" w:rsidDel="00082D5A" w:rsidRDefault="348F391A">
      <w:pPr>
        <w:rPr>
          <w:del w:id="2" w:author="Claudia Prieto" w:date="2023-02-15T23:16:00Z"/>
        </w:rPr>
      </w:pPr>
      <w:r>
        <w:t>Contar con la tarjeta de evaluación sugerida</w:t>
      </w:r>
    </w:p>
    <w:p w14:paraId="67CB388F" w14:textId="77777777" w:rsidR="00082D5A" w:rsidRDefault="00082D5A">
      <w:pPr>
        <w:rPr>
          <w:ins w:id="3" w:author="Diaz, Miguel" w:date="2023-02-15T17:18:00Z"/>
        </w:rPr>
      </w:pPr>
    </w:p>
    <w:p w14:paraId="086604BC" w14:textId="0B461D2F" w:rsidR="00575F35" w:rsidRDefault="1D3D4EB4" w:rsidP="4CF4D015">
      <w:pPr>
        <w:rPr>
          <w:b/>
          <w:bCs/>
        </w:rPr>
      </w:pPr>
      <w:r>
        <w:t>Cuenta de estudiante de GitHub, gratuita</w:t>
      </w:r>
    </w:p>
    <w:p w14:paraId="72A3D3EC" w14:textId="77777777" w:rsidR="00575F35" w:rsidRDefault="00575F35">
      <w:pPr>
        <w:rPr>
          <w:highlight w:val="yellow"/>
        </w:rPr>
      </w:pPr>
    </w:p>
    <w:p w14:paraId="4AF5627C" w14:textId="77777777" w:rsidR="00575F35" w:rsidRDefault="0014673C">
      <w:pPr>
        <w:rPr>
          <w:b/>
          <w:bCs/>
        </w:rPr>
      </w:pPr>
      <w:r>
        <w:rPr>
          <w:b/>
          <w:bCs/>
        </w:rPr>
        <w:t>Objetivo del curso</w:t>
      </w:r>
    </w:p>
    <w:p w14:paraId="4369BF23" w14:textId="455A1F88" w:rsidR="00575F35" w:rsidRDefault="0014673C">
      <w:r>
        <w:t>La intención de este curso es dar una base teórica y práctica para que el participante de este curso pueda comprender que es un sistema operativo en tiempo real, sus aplicaciones, y su implementación en un sistema embebido.</w:t>
      </w:r>
    </w:p>
    <w:p w14:paraId="0D0B940D" w14:textId="77777777" w:rsidR="00575F35" w:rsidRDefault="00575F35">
      <w:pPr>
        <w:rPr>
          <w:highlight w:val="yellow"/>
        </w:rPr>
      </w:pPr>
    </w:p>
    <w:p w14:paraId="5D8EC157" w14:textId="0608F536" w:rsidR="00575F35" w:rsidRDefault="0014673C">
      <w:r>
        <w:t xml:space="preserve">Los temas principales para desarrollar durante este módulo deberán ser los conceptos básicos sobre sistemas operativos, su arquitectura, y la administración de procesos dentro de un sistema. </w:t>
      </w:r>
      <w:r w:rsidR="65D3EA55">
        <w:t>Esto permitirá cursar los módulos finales del track de sistemas embebidos</w:t>
      </w:r>
      <w:r w:rsidR="0E269463">
        <w:t>.</w:t>
      </w:r>
    </w:p>
    <w:p w14:paraId="0E27B00A" w14:textId="77777777" w:rsidR="00575F35" w:rsidRDefault="00575F35">
      <w:pPr>
        <w:rPr>
          <w:b/>
          <w:bCs/>
        </w:rPr>
      </w:pPr>
    </w:p>
    <w:p w14:paraId="1CF118A7" w14:textId="77777777" w:rsidR="00575F35" w:rsidRDefault="0014673C">
      <w:pPr>
        <w:rPr>
          <w:b/>
          <w:bCs/>
        </w:rPr>
      </w:pPr>
      <w:r>
        <w:rPr>
          <w:b/>
          <w:bCs/>
        </w:rPr>
        <w:t>Dirigido a</w:t>
      </w:r>
    </w:p>
    <w:p w14:paraId="7F55EE38" w14:textId="77777777" w:rsidR="00575F35" w:rsidRDefault="0014673C">
      <w:r>
        <w:t>Estudiantes o recién egresados de ingeniería, así como recién egresados de carrera técnica de electrónica, mecatrónica, sistemas computacionales con especialidad en hardware o carreras afines. Personas que quieran practicar los conocimientos adquiridos previamente de programación y electrónica, aplicados específicamente en un sistema embebido.</w:t>
      </w:r>
    </w:p>
    <w:p w14:paraId="60061E4C" w14:textId="77777777" w:rsidR="00575F35" w:rsidRDefault="00575F35"/>
    <w:p w14:paraId="6F805819" w14:textId="77777777" w:rsidR="00575F35" w:rsidRDefault="0014673C">
      <w:pPr>
        <w:rPr>
          <w:b/>
          <w:bCs/>
        </w:rPr>
      </w:pPr>
      <w:r>
        <w:rPr>
          <w:b/>
          <w:bCs/>
        </w:rPr>
        <w:t>Perfil de ingreso</w:t>
      </w:r>
    </w:p>
    <w:p w14:paraId="714810B6" w14:textId="5741C9FE" w:rsidR="00575F35" w:rsidRDefault="0014673C">
      <w:r>
        <w:t xml:space="preserve">La persona que desee ingresar debe de tener acceso a un equipo de cómputo, así como acceso de administrador al mismo, así como conexión a internet. Es </w:t>
      </w:r>
      <w:r w:rsidR="493808BA">
        <w:t>necesario tener</w:t>
      </w:r>
      <w:r>
        <w:t xml:space="preserve"> una cuenta de GitHub. </w:t>
      </w:r>
    </w:p>
    <w:p w14:paraId="44EAFD9C" w14:textId="77777777" w:rsidR="00575F35" w:rsidRDefault="00575F35"/>
    <w:p w14:paraId="352414B4" w14:textId="77777777" w:rsidR="00575F35" w:rsidRDefault="0014673C">
      <w:r>
        <w:t xml:space="preserve">También deben de cumplirse los pre-requisitos listados en secciones posteriores. </w:t>
      </w:r>
    </w:p>
    <w:p w14:paraId="4B94D5A5" w14:textId="77777777" w:rsidR="00575F35" w:rsidRDefault="00575F35">
      <w:pPr>
        <w:rPr>
          <w:highlight w:val="yellow"/>
        </w:rPr>
      </w:pPr>
    </w:p>
    <w:p w14:paraId="248A7E69" w14:textId="77777777" w:rsidR="00575F35" w:rsidRDefault="0014673C">
      <w:pPr>
        <w:rPr>
          <w:b/>
          <w:bCs/>
        </w:rPr>
      </w:pPr>
      <w:r>
        <w:rPr>
          <w:b/>
          <w:bCs/>
        </w:rPr>
        <w:t>Perfil de egreso</w:t>
      </w:r>
    </w:p>
    <w:p w14:paraId="3DEEC669" w14:textId="0ED39AB9" w:rsidR="00575F35" w:rsidRDefault="24D9A872">
      <w:r w:rsidRPr="1E9F83CC">
        <w:rPr>
          <w:rStyle w:val="ui-provider"/>
        </w:rPr>
        <w:t>La persona que egrese tendrá un entendimiento de os conceptos teóricos de un sistema operativo en tiempo real. Podrá tener un sistema corriendo dentro de una tarjeta de desarrollo para poder realizar las actividades del siguiente módulo.</w:t>
      </w:r>
    </w:p>
    <w:p w14:paraId="3656B9AB" w14:textId="77777777" w:rsidR="00575F35" w:rsidRDefault="00575F35"/>
    <w:p w14:paraId="73F11699" w14:textId="77777777" w:rsidR="00575F35" w:rsidRDefault="0014673C">
      <w:pPr>
        <w:rPr>
          <w:b/>
          <w:bCs/>
        </w:rPr>
      </w:pPr>
      <w:r>
        <w:rPr>
          <w:b/>
          <w:bCs/>
        </w:rPr>
        <w:t>Prerrequisitos</w:t>
      </w:r>
    </w:p>
    <w:p w14:paraId="45FB0818" w14:textId="77777777" w:rsidR="00575F35" w:rsidRDefault="00575F35"/>
    <w:p w14:paraId="410B1784" w14:textId="77777777" w:rsidR="00575F35" w:rsidRDefault="0014673C">
      <w:pPr>
        <w:rPr>
          <w:i/>
          <w:iCs/>
        </w:rPr>
      </w:pPr>
      <w:r>
        <w:rPr>
          <w:i/>
          <w:iCs/>
        </w:rPr>
        <w:t xml:space="preserve">Teóricos: </w:t>
      </w:r>
    </w:p>
    <w:p w14:paraId="46AE6ED4" w14:textId="12CAC1AE" w:rsidR="00575F35" w:rsidRDefault="24D9A872" w:rsidP="1E9F83CC">
      <w:pPr>
        <w:pStyle w:val="ListParagraph"/>
        <w:numPr>
          <w:ilvl w:val="0"/>
          <w:numId w:val="1"/>
        </w:numPr>
        <w:rPr>
          <w:rFonts w:eastAsiaTheme="minorEastAsia"/>
        </w:rPr>
      </w:pPr>
      <w:r w:rsidRPr="1E9F83CC">
        <w:rPr>
          <w:rFonts w:eastAsiaTheme="minorEastAsia"/>
        </w:rPr>
        <w:t xml:space="preserve">Clase de: Programación en C, </w:t>
      </w:r>
      <w:r w:rsidR="439AC905" w:rsidRPr="1E9F83CC">
        <w:rPr>
          <w:rFonts w:eastAsiaTheme="minorEastAsia"/>
        </w:rPr>
        <w:t xml:space="preserve">Herramientas de desarrollo de software, </w:t>
      </w:r>
      <w:r w:rsidRPr="1E9F83CC">
        <w:rPr>
          <w:rFonts w:eastAsiaTheme="minorEastAsia"/>
        </w:rPr>
        <w:t>Proceso</w:t>
      </w:r>
      <w:r w:rsidR="639E4864" w:rsidRPr="1E9F83CC">
        <w:rPr>
          <w:rFonts w:eastAsiaTheme="minorEastAsia"/>
        </w:rPr>
        <w:t xml:space="preserve"> de desarrollo de software</w:t>
      </w:r>
      <w:r w:rsidRPr="1E9F83CC">
        <w:rPr>
          <w:rFonts w:eastAsiaTheme="minorEastAsia"/>
        </w:rPr>
        <w:t xml:space="preserve"> y Micros 2</w:t>
      </w:r>
    </w:p>
    <w:p w14:paraId="28A514B5" w14:textId="0B67181C" w:rsidR="00575F35" w:rsidRDefault="24D9A872" w:rsidP="1E9F83CC">
      <w:pPr>
        <w:pStyle w:val="ListParagraph"/>
        <w:numPr>
          <w:ilvl w:val="0"/>
          <w:numId w:val="1"/>
        </w:numPr>
      </w:pPr>
      <w:r>
        <w:t xml:space="preserve">Conocimiento básico de electrónica digital. </w:t>
      </w:r>
    </w:p>
    <w:p w14:paraId="1E3500EF" w14:textId="0BB1590F" w:rsidR="00575F35" w:rsidRDefault="24D9A872" w:rsidP="1E9F83CC">
      <w:pPr>
        <w:pStyle w:val="ListParagraph"/>
        <w:numPr>
          <w:ilvl w:val="0"/>
          <w:numId w:val="1"/>
        </w:numPr>
        <w:rPr>
          <w:rFonts w:eastAsiaTheme="minorEastAsia"/>
          <w:highlight w:val="cyan"/>
        </w:rPr>
      </w:pPr>
      <w:r w:rsidRPr="1E9F83CC">
        <w:rPr>
          <w:highlight w:val="cyan"/>
        </w:rPr>
        <w:t>Inglés intermedio</w:t>
      </w:r>
    </w:p>
    <w:p w14:paraId="1C2B8D2A" w14:textId="1483E4B1" w:rsidR="082887D9" w:rsidRDefault="082887D9" w:rsidP="082887D9">
      <w:pPr>
        <w:pStyle w:val="ListParagraph"/>
        <w:numPr>
          <w:ilvl w:val="0"/>
          <w:numId w:val="1"/>
        </w:numPr>
      </w:pPr>
    </w:p>
    <w:p w14:paraId="6ACA2AA6" w14:textId="77777777" w:rsidR="00575F35" w:rsidRDefault="0014673C">
      <w:pPr>
        <w:rPr>
          <w:i/>
          <w:iCs/>
        </w:rPr>
      </w:pPr>
      <w:r>
        <w:rPr>
          <w:i/>
          <w:iCs/>
        </w:rPr>
        <w:t>Hardware e infraestructura:</w:t>
      </w:r>
    </w:p>
    <w:p w14:paraId="16BD619F" w14:textId="77777777" w:rsidR="00575F35" w:rsidRDefault="0014673C">
      <w:r>
        <w:t>Se espera que este hardware e infraestructura sea el que se utilice durante toda la serie de módulos del track de sistemas embebidos.</w:t>
      </w:r>
    </w:p>
    <w:p w14:paraId="1F146389" w14:textId="77777777" w:rsidR="00575F35" w:rsidRDefault="0014673C">
      <w:pPr>
        <w:pStyle w:val="ListParagraph"/>
        <w:numPr>
          <w:ilvl w:val="0"/>
          <w:numId w:val="7"/>
        </w:numPr>
      </w:pPr>
      <w:r>
        <w:t>Computadora para ejecutar las herramientas de desarrollo (Windows o Linux).</w:t>
      </w:r>
    </w:p>
    <w:p w14:paraId="0C4DC8D6" w14:textId="77777777" w:rsidR="00575F35" w:rsidRDefault="0014673C">
      <w:pPr>
        <w:pStyle w:val="ListParagraph"/>
        <w:numPr>
          <w:ilvl w:val="0"/>
          <w:numId w:val="7"/>
        </w:numPr>
        <w:rPr>
          <w:rFonts w:eastAsiaTheme="minorEastAsia"/>
        </w:rPr>
      </w:pPr>
      <w:r>
        <w:t>Cuenta GitHub</w:t>
      </w:r>
    </w:p>
    <w:p w14:paraId="575B451F" w14:textId="511173B3" w:rsidR="00575F35" w:rsidRDefault="3871BF35" w:rsidP="082887D9">
      <w:pPr>
        <w:pStyle w:val="ListParagraph"/>
        <w:numPr>
          <w:ilvl w:val="0"/>
          <w:numId w:val="7"/>
        </w:numPr>
        <w:rPr>
          <w:rFonts w:eastAsiaTheme="minorEastAsia"/>
        </w:rPr>
      </w:pPr>
      <w:r>
        <w:t xml:space="preserve">Tarjeta de evaluación </w:t>
      </w:r>
      <w:r w:rsidR="37111D28">
        <w:t>sugerida:</w:t>
      </w:r>
      <w:r>
        <w:t xml:space="preserve"> ESP32-C3-DevKitM-1</w:t>
      </w:r>
    </w:p>
    <w:p w14:paraId="070745D7" w14:textId="34EE0D09" w:rsidR="00575F35" w:rsidRDefault="51F6E76D" w:rsidP="5BA5B739">
      <w:pPr>
        <w:pStyle w:val="ListParagraph"/>
        <w:numPr>
          <w:ilvl w:val="0"/>
          <w:numId w:val="7"/>
        </w:numPr>
      </w:pPr>
      <w:r>
        <w:t>Cable de USB micro</w:t>
      </w:r>
    </w:p>
    <w:p w14:paraId="53128261" w14:textId="77777777" w:rsidR="00575F35" w:rsidRDefault="00575F35" w:rsidP="5BA5B739">
      <w:pPr>
        <w:pStyle w:val="ListParagraph"/>
      </w:pPr>
    </w:p>
    <w:p w14:paraId="62486C05" w14:textId="77777777" w:rsidR="00575F35" w:rsidRDefault="00575F35">
      <w:pPr>
        <w:rPr>
          <w:b/>
          <w:bCs/>
        </w:rPr>
      </w:pPr>
    </w:p>
    <w:p w14:paraId="059B9401" w14:textId="77777777" w:rsidR="00575F35" w:rsidRDefault="0014673C">
      <w:pPr>
        <w:rPr>
          <w:b/>
          <w:bCs/>
        </w:rPr>
      </w:pPr>
      <w:r>
        <w:rPr>
          <w:b/>
          <w:bCs/>
        </w:rPr>
        <w:t>Reseña del instructor</w:t>
      </w:r>
    </w:p>
    <w:p w14:paraId="4101652C" w14:textId="77777777" w:rsidR="00575F35" w:rsidRDefault="00575F35">
      <w:pPr>
        <w:rPr>
          <w:b/>
          <w:bCs/>
        </w:rPr>
      </w:pPr>
    </w:p>
    <w:p w14:paraId="588287CC" w14:textId="77777777" w:rsidR="00575F35" w:rsidRDefault="0014673C">
      <w:r>
        <w:t>Nombre: MI José Miguel Díaz Arriaga</w:t>
      </w:r>
    </w:p>
    <w:p w14:paraId="1E30957E" w14:textId="77777777" w:rsidR="00575F35" w:rsidRDefault="0014673C">
      <w:r>
        <w:t xml:space="preserve">Miguel Díaz está actualmente en el área de Firmware en Resideo Centro de Diseño, Chihuahua con experiencia en desarrollo de productos por 11 años, de los cuales 7 han sido principalmente en desarrollo de software embebido, en industrias como electrónica de consumo e investigación. </w:t>
      </w:r>
    </w:p>
    <w:p w14:paraId="55FE9EF4" w14:textId="7BC39FAB" w:rsidR="00575F35" w:rsidRDefault="0014673C">
      <w:r>
        <w:t>Miguel Díaz tiene una maestría en ingeniería mecatrónica del Instituto</w:t>
      </w:r>
      <w:r w:rsidR="38E087DF">
        <w:t xml:space="preserve"> </w:t>
      </w:r>
      <w:r>
        <w:t>Tecnológico de México campus Chihuahua, su tesis fue "Auto-Generador de código para sistemas embebidos con aplicaciones residenciales"</w:t>
      </w:r>
    </w:p>
    <w:p w14:paraId="79F0E8FB" w14:textId="1D7BAA4C" w:rsidR="00575F35" w:rsidRDefault="0014673C">
      <w:r>
        <w:t xml:space="preserve">También fue parte del equipo ganador del Hackathon </w:t>
      </w:r>
      <w:hyperlink r:id="rId21" w:history="1">
        <w:r w:rsidR="00CA774D">
          <w:rPr>
            <w:rStyle w:val="Hyperlink"/>
          </w:rPr>
          <w:t>"Smart Home - Sensors and Analytics Hackathon"</w:t>
        </w:r>
      </w:hyperlink>
      <w:r>
        <w:t xml:space="preserve"> donde participaron más de 200 equipos de todo el mundo</w:t>
      </w:r>
    </w:p>
    <w:p w14:paraId="4B99056E" w14:textId="77777777" w:rsidR="00575F35" w:rsidRDefault="00575F35"/>
    <w:p w14:paraId="698E6399" w14:textId="39ACE636" w:rsidR="08789A60" w:rsidRDefault="08789A60" w:rsidP="4CF4D015">
      <w:r>
        <w:t>Auxiliar: MI César Rodríguez Esqueda</w:t>
      </w:r>
    </w:p>
    <w:p w14:paraId="13CACEAB" w14:textId="43E5D750" w:rsidR="4CF4D015" w:rsidRDefault="4CF4D015" w:rsidP="4CF4D015"/>
    <w:p w14:paraId="21260166" w14:textId="77777777" w:rsidR="00575F35" w:rsidRDefault="0014673C">
      <w:pPr>
        <w:rPr>
          <w:b/>
          <w:bCs/>
        </w:rPr>
      </w:pPr>
      <w:r>
        <w:rPr>
          <w:b/>
          <w:bCs/>
        </w:rPr>
        <w:t>Duración</w:t>
      </w:r>
    </w:p>
    <w:p w14:paraId="1299C43A" w14:textId="77777777" w:rsidR="00575F35" w:rsidRDefault="00575F35">
      <w:pPr>
        <w:rPr>
          <w:b/>
          <w:bCs/>
        </w:rPr>
      </w:pPr>
    </w:p>
    <w:p w14:paraId="56D72B4A" w14:textId="7B612829" w:rsidR="00575F35" w:rsidRDefault="51F6E76D">
      <w:r>
        <w:t xml:space="preserve">Número de horas: </w:t>
      </w:r>
      <w:r w:rsidR="396233A8" w:rsidRPr="5BA5B739">
        <w:rPr>
          <w:highlight w:val="yellow"/>
        </w:rPr>
        <w:t>40</w:t>
      </w:r>
      <w:r w:rsidRPr="5BA5B739">
        <w:rPr>
          <w:highlight w:val="yellow"/>
        </w:rPr>
        <w:t xml:space="preserve"> horas</w:t>
      </w:r>
    </w:p>
    <w:p w14:paraId="4DDBEF00" w14:textId="77777777" w:rsidR="00575F35" w:rsidRDefault="00575F35"/>
    <w:p w14:paraId="2FE92A9D" w14:textId="7925AD36" w:rsidR="00575F35" w:rsidRDefault="51F6E76D">
      <w:pPr>
        <w:numPr>
          <w:ilvl w:val="0"/>
          <w:numId w:val="10"/>
        </w:numPr>
      </w:pPr>
      <w:r>
        <w:t>Introducción a conceptos. 3h</w:t>
      </w:r>
      <w:r w:rsidR="3EC8FBAA">
        <w:t>rs</w:t>
      </w:r>
    </w:p>
    <w:p w14:paraId="785CE7CE" w14:textId="2840CBCF" w:rsidR="00575F35" w:rsidRDefault="51F6E76D">
      <w:pPr>
        <w:numPr>
          <w:ilvl w:val="0"/>
          <w:numId w:val="10"/>
        </w:numPr>
      </w:pPr>
      <w:r>
        <w:t>Arquitecturas de sistemas. 3h</w:t>
      </w:r>
      <w:r w:rsidR="0CA42F2B">
        <w:t>rs</w:t>
      </w:r>
    </w:p>
    <w:p w14:paraId="5715521D" w14:textId="572AE699" w:rsidR="00575F35" w:rsidRDefault="51F6E76D">
      <w:pPr>
        <w:numPr>
          <w:ilvl w:val="0"/>
          <w:numId w:val="10"/>
        </w:numPr>
      </w:pPr>
      <w:r>
        <w:t>Fundamentos de sistemas operativos. 3h</w:t>
      </w:r>
      <w:r w:rsidR="0CA42F2B">
        <w:t>rs</w:t>
      </w:r>
    </w:p>
    <w:p w14:paraId="03DE5480" w14:textId="0FAC51A9" w:rsidR="00575F35" w:rsidRDefault="51F6E76D">
      <w:pPr>
        <w:numPr>
          <w:ilvl w:val="0"/>
          <w:numId w:val="10"/>
        </w:numPr>
      </w:pPr>
      <w:r>
        <w:t>Administrac</w:t>
      </w:r>
      <w:r w:rsidR="3BF17DF2">
        <w:t>i</w:t>
      </w:r>
      <w:r>
        <w:t>ón de procesos. 3h</w:t>
      </w:r>
      <w:r w:rsidR="3BD59D72">
        <w:t>rs</w:t>
      </w:r>
    </w:p>
    <w:p w14:paraId="2C16CB4C" w14:textId="324850C3" w:rsidR="00575F35" w:rsidRDefault="51F6E76D">
      <w:pPr>
        <w:numPr>
          <w:ilvl w:val="0"/>
          <w:numId w:val="10"/>
        </w:numPr>
      </w:pPr>
      <w:r>
        <w:t>planificación de procesos. 3h</w:t>
      </w:r>
      <w:r w:rsidR="3BD59D72">
        <w:t>rs</w:t>
      </w:r>
    </w:p>
    <w:p w14:paraId="1CCB7C8C" w14:textId="40FFD0C2" w:rsidR="00575F35" w:rsidRDefault="239542EE">
      <w:pPr>
        <w:numPr>
          <w:ilvl w:val="0"/>
          <w:numId w:val="10"/>
        </w:numPr>
      </w:pPr>
      <w:r>
        <w:t>Sincronización de procesos 3h</w:t>
      </w:r>
      <w:r w:rsidR="5F3E71FA">
        <w:t>rs</w:t>
      </w:r>
    </w:p>
    <w:p w14:paraId="4333E5D0" w14:textId="33E2DF0A" w:rsidR="5F3E71FA" w:rsidRDefault="5F3E71FA" w:rsidP="5BA5B739">
      <w:pPr>
        <w:numPr>
          <w:ilvl w:val="0"/>
          <w:numId w:val="10"/>
        </w:numPr>
      </w:pPr>
      <w:r>
        <w:t>Aplicación de ejemplo con ESP-IDF, 2</w:t>
      </w:r>
      <w:r w:rsidR="11DF9D4A">
        <w:t>2</w:t>
      </w:r>
      <w:r>
        <w:t>hrs</w:t>
      </w:r>
    </w:p>
    <w:p w14:paraId="4A73A1F8" w14:textId="0C357946" w:rsidR="4AFEABB2" w:rsidRDefault="4AFEABB2" w:rsidP="5BA5B739">
      <w:pPr>
        <w:numPr>
          <w:ilvl w:val="1"/>
          <w:numId w:val="10"/>
        </w:numPr>
      </w:pPr>
      <w:r>
        <w:t>Descripción de proyecto con ESP-IDF usando FreeRTOS</w:t>
      </w:r>
    </w:p>
    <w:p w14:paraId="68702E20" w14:textId="091EA02B" w:rsidR="4AFEABB2" w:rsidRDefault="4AFEABB2" w:rsidP="5BA5B739">
      <w:pPr>
        <w:numPr>
          <w:ilvl w:val="1"/>
          <w:numId w:val="10"/>
        </w:numPr>
      </w:pPr>
      <w:r>
        <w:t>Ejemplo de tareas</w:t>
      </w:r>
    </w:p>
    <w:p w14:paraId="5F5B4DF9" w14:textId="173A37BE" w:rsidR="4AFEABB2" w:rsidRDefault="4AFEABB2" w:rsidP="5BA5B739">
      <w:pPr>
        <w:numPr>
          <w:ilvl w:val="1"/>
          <w:numId w:val="10"/>
        </w:numPr>
      </w:pPr>
      <w:r>
        <w:t>Ejemplo de delays</w:t>
      </w:r>
    </w:p>
    <w:p w14:paraId="7E31CB9F" w14:textId="78940449" w:rsidR="4AFEABB2" w:rsidRDefault="4AFEABB2" w:rsidP="5BA5B739">
      <w:pPr>
        <w:numPr>
          <w:ilvl w:val="1"/>
          <w:numId w:val="10"/>
        </w:numPr>
      </w:pPr>
      <w:r>
        <w:t>Ejemplo de mutex</w:t>
      </w:r>
    </w:p>
    <w:p w14:paraId="437C9171" w14:textId="06ED8A2B" w:rsidR="4AFEABB2" w:rsidRDefault="4AFEABB2" w:rsidP="5BA5B739">
      <w:pPr>
        <w:numPr>
          <w:ilvl w:val="1"/>
          <w:numId w:val="10"/>
        </w:numPr>
      </w:pPr>
      <w:r>
        <w:t>Ejemplo de queue (opcional)</w:t>
      </w:r>
    </w:p>
    <w:p w14:paraId="3461D779" w14:textId="77777777" w:rsidR="00575F35" w:rsidRDefault="00575F35"/>
    <w:sectPr w:rsidR="00575F35">
      <w:headerReference w:type="default" r:id="rId22"/>
      <w:pgSz w:w="12242" w:h="15842"/>
      <w:pgMar w:top="1701" w:right="1701" w:bottom="907"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laudia Prieto" w:date="2023-02-15T17:15:00Z" w:initials="CP">
    <w:p w14:paraId="73B74281" w14:textId="20A86527" w:rsidR="348F391A" w:rsidRDefault="348F391A">
      <w:r>
        <w:t>TBD</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B742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05DD3BC" w16cex:dateUtc="2023-02-15T2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B74281" w16cid:durableId="405DD3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04CF0" w14:textId="77777777" w:rsidR="00575F35" w:rsidRDefault="0014673C">
      <w:r>
        <w:separator/>
      </w:r>
    </w:p>
  </w:endnote>
  <w:endnote w:type="continuationSeparator" w:id="0">
    <w:p w14:paraId="51385737" w14:textId="77777777" w:rsidR="00575F35" w:rsidRDefault="0014673C">
      <w:r>
        <w:continuationSeparator/>
      </w:r>
    </w:p>
  </w:endnote>
  <w:endnote w:type="continuationNotice" w:id="1">
    <w:p w14:paraId="589780E4" w14:textId="77777777" w:rsidR="00575F35" w:rsidRDefault="00575F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55281" w14:textId="77777777" w:rsidR="00575F35" w:rsidRDefault="0014673C">
      <w:r>
        <w:separator/>
      </w:r>
    </w:p>
  </w:footnote>
  <w:footnote w:type="continuationSeparator" w:id="0">
    <w:p w14:paraId="5182FADC" w14:textId="77777777" w:rsidR="00575F35" w:rsidRDefault="0014673C">
      <w:r>
        <w:continuationSeparator/>
      </w:r>
    </w:p>
  </w:footnote>
  <w:footnote w:type="continuationNotice" w:id="1">
    <w:p w14:paraId="7ED311CE" w14:textId="77777777" w:rsidR="00575F35" w:rsidRDefault="00575F3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53C13" w14:textId="77777777" w:rsidR="00575F35" w:rsidRDefault="00CA774D">
    <w:pPr>
      <w:pStyle w:val="Header"/>
    </w:pPr>
    <w:r>
      <w:rPr>
        <w:noProof/>
      </w:rPr>
      <mc:AlternateContent>
        <mc:Choice Requires="wpg">
          <w:drawing>
            <wp:anchor distT="0" distB="0" distL="114300" distR="114300" simplePos="0" relativeHeight="251658240" behindDoc="1" locked="0" layoutInCell="1" allowOverlap="1" wp14:anchorId="60D95596" wp14:editId="07777777">
              <wp:simplePos x="0" y="0"/>
              <wp:positionH relativeFrom="page">
                <wp:align>right</wp:align>
              </wp:positionH>
              <wp:positionV relativeFrom="page">
                <wp:align>top</wp:align>
              </wp:positionV>
              <wp:extent cx="7768590" cy="10053469"/>
              <wp:effectExtent l="0" t="0" r="381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
                      <a:stretch/>
                    </pic:blipFill>
                    <pic:spPr bwMode="auto">
                      <a:xfrm>
                        <a:off x="0" y="0"/>
                        <a:ext cx="7768590" cy="10053469"/>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wp14="http://schemas.microsoft.com/office/word/2010/wordml" xmlns:arto="http://schemas.microsoft.com/office/word/2006/arto">
          <w:pict w14:anchorId="2E4A6FF0">
            <v:shapetype coordsize="21600,21600" o:spt="75" o:preferrelative="t" path="m@4@5l@4@11@9@11@9@5xe" type="#_x0000_t75">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style="position:absolute;z-index:-251658240;o:allowoverlap:true;o:allowincell:true;mso-position-horizontal-relative:page;mso-position-horizontal:right;mso-position-vertical-relative:page;mso-position-vertical:top;width:611.7pt;height:791.6pt;mso-wrap-distance-left:9.0pt;mso-wrap-distance-top:0.0pt;mso-wrap-distance-right:9.0pt;mso-wrap-distance-bottom:0.0pt;" o:spid="_x0000_s0" stroked="false" type="#_x0000_t75">
              <v:path textboxrect="0,0,0,0"/>
              <v:imagedata o:title="" r:id="rId2"/>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6BC3B"/>
    <w:multiLevelType w:val="hybridMultilevel"/>
    <w:tmpl w:val="018A65DA"/>
    <w:lvl w:ilvl="0" w:tplc="C096F380">
      <w:start w:val="1"/>
      <w:numFmt w:val="bullet"/>
      <w:lvlText w:val="-"/>
      <w:lvlJc w:val="left"/>
      <w:pPr>
        <w:ind w:left="720" w:hanging="360"/>
      </w:pPr>
      <w:rPr>
        <w:rFonts w:ascii="Calibri" w:eastAsiaTheme="minorHAnsi" w:hAnsi="Calibri" w:cs="Calibri" w:hint="default"/>
      </w:rPr>
    </w:lvl>
    <w:lvl w:ilvl="1" w:tplc="06F2DF14">
      <w:start w:val="1"/>
      <w:numFmt w:val="bullet"/>
      <w:lvlText w:val="o"/>
      <w:lvlJc w:val="left"/>
      <w:pPr>
        <w:ind w:left="1440" w:hanging="360"/>
      </w:pPr>
      <w:rPr>
        <w:rFonts w:ascii="Courier New" w:hAnsi="Courier New" w:cs="Courier New" w:hint="default"/>
      </w:rPr>
    </w:lvl>
    <w:lvl w:ilvl="2" w:tplc="A4AE1F62">
      <w:start w:val="1"/>
      <w:numFmt w:val="bullet"/>
      <w:lvlText w:val=""/>
      <w:lvlJc w:val="left"/>
      <w:pPr>
        <w:ind w:left="2160" w:hanging="360"/>
      </w:pPr>
      <w:rPr>
        <w:rFonts w:ascii="Wingdings" w:hAnsi="Wingdings" w:hint="default"/>
      </w:rPr>
    </w:lvl>
    <w:lvl w:ilvl="3" w:tplc="797C10F2">
      <w:start w:val="1"/>
      <w:numFmt w:val="bullet"/>
      <w:lvlText w:val=""/>
      <w:lvlJc w:val="left"/>
      <w:pPr>
        <w:ind w:left="2880" w:hanging="360"/>
      </w:pPr>
      <w:rPr>
        <w:rFonts w:ascii="Symbol" w:hAnsi="Symbol" w:hint="default"/>
      </w:rPr>
    </w:lvl>
    <w:lvl w:ilvl="4" w:tplc="7A3E21FA">
      <w:start w:val="1"/>
      <w:numFmt w:val="bullet"/>
      <w:lvlText w:val="o"/>
      <w:lvlJc w:val="left"/>
      <w:pPr>
        <w:ind w:left="3600" w:hanging="360"/>
      </w:pPr>
      <w:rPr>
        <w:rFonts w:ascii="Courier New" w:hAnsi="Courier New" w:cs="Courier New" w:hint="default"/>
      </w:rPr>
    </w:lvl>
    <w:lvl w:ilvl="5" w:tplc="DA881CBC">
      <w:start w:val="1"/>
      <w:numFmt w:val="bullet"/>
      <w:lvlText w:val=""/>
      <w:lvlJc w:val="left"/>
      <w:pPr>
        <w:ind w:left="4320" w:hanging="360"/>
      </w:pPr>
      <w:rPr>
        <w:rFonts w:ascii="Wingdings" w:hAnsi="Wingdings" w:hint="default"/>
      </w:rPr>
    </w:lvl>
    <w:lvl w:ilvl="6" w:tplc="C5D652A8">
      <w:start w:val="1"/>
      <w:numFmt w:val="bullet"/>
      <w:lvlText w:val=""/>
      <w:lvlJc w:val="left"/>
      <w:pPr>
        <w:ind w:left="5040" w:hanging="360"/>
      </w:pPr>
      <w:rPr>
        <w:rFonts w:ascii="Symbol" w:hAnsi="Symbol" w:hint="default"/>
      </w:rPr>
    </w:lvl>
    <w:lvl w:ilvl="7" w:tplc="76C4A248">
      <w:start w:val="1"/>
      <w:numFmt w:val="bullet"/>
      <w:lvlText w:val="o"/>
      <w:lvlJc w:val="left"/>
      <w:pPr>
        <w:ind w:left="5760" w:hanging="360"/>
      </w:pPr>
      <w:rPr>
        <w:rFonts w:ascii="Courier New" w:hAnsi="Courier New" w:cs="Courier New" w:hint="default"/>
      </w:rPr>
    </w:lvl>
    <w:lvl w:ilvl="8" w:tplc="512EB9E2">
      <w:start w:val="1"/>
      <w:numFmt w:val="bullet"/>
      <w:lvlText w:val=""/>
      <w:lvlJc w:val="left"/>
      <w:pPr>
        <w:ind w:left="6480" w:hanging="360"/>
      </w:pPr>
      <w:rPr>
        <w:rFonts w:ascii="Wingdings" w:hAnsi="Wingdings" w:hint="default"/>
      </w:rPr>
    </w:lvl>
  </w:abstractNum>
  <w:abstractNum w:abstractNumId="1" w15:restartNumberingAfterBreak="0">
    <w:nsid w:val="2AF4374B"/>
    <w:multiLevelType w:val="hybridMultilevel"/>
    <w:tmpl w:val="E2AA229E"/>
    <w:lvl w:ilvl="0" w:tplc="4A900F1A">
      <w:start w:val="1"/>
      <w:numFmt w:val="bullet"/>
      <w:lvlText w:val=""/>
      <w:lvlJc w:val="left"/>
      <w:pPr>
        <w:ind w:left="720" w:hanging="360"/>
      </w:pPr>
      <w:rPr>
        <w:rFonts w:ascii="Symbol" w:eastAsiaTheme="minorHAnsi" w:hAnsi="Symbol" w:cstheme="minorBidi" w:hint="default"/>
      </w:rPr>
    </w:lvl>
    <w:lvl w:ilvl="1" w:tplc="DD743C88">
      <w:start w:val="1"/>
      <w:numFmt w:val="bullet"/>
      <w:lvlText w:val="o"/>
      <w:lvlJc w:val="left"/>
      <w:pPr>
        <w:ind w:left="1440" w:hanging="360"/>
      </w:pPr>
      <w:rPr>
        <w:rFonts w:ascii="Courier New" w:hAnsi="Courier New" w:cs="Courier New" w:hint="default"/>
      </w:rPr>
    </w:lvl>
    <w:lvl w:ilvl="2" w:tplc="7730DF20">
      <w:start w:val="1"/>
      <w:numFmt w:val="bullet"/>
      <w:lvlText w:val=""/>
      <w:lvlJc w:val="left"/>
      <w:pPr>
        <w:ind w:left="2160" w:hanging="360"/>
      </w:pPr>
      <w:rPr>
        <w:rFonts w:ascii="Wingdings" w:hAnsi="Wingdings" w:hint="default"/>
      </w:rPr>
    </w:lvl>
    <w:lvl w:ilvl="3" w:tplc="75522FCA">
      <w:start w:val="1"/>
      <w:numFmt w:val="bullet"/>
      <w:lvlText w:val=""/>
      <w:lvlJc w:val="left"/>
      <w:pPr>
        <w:ind w:left="2880" w:hanging="360"/>
      </w:pPr>
      <w:rPr>
        <w:rFonts w:ascii="Symbol" w:hAnsi="Symbol" w:hint="default"/>
      </w:rPr>
    </w:lvl>
    <w:lvl w:ilvl="4" w:tplc="A2B46A02">
      <w:start w:val="1"/>
      <w:numFmt w:val="bullet"/>
      <w:lvlText w:val="o"/>
      <w:lvlJc w:val="left"/>
      <w:pPr>
        <w:ind w:left="3600" w:hanging="360"/>
      </w:pPr>
      <w:rPr>
        <w:rFonts w:ascii="Courier New" w:hAnsi="Courier New" w:cs="Courier New" w:hint="default"/>
      </w:rPr>
    </w:lvl>
    <w:lvl w:ilvl="5" w:tplc="26A4DD2E">
      <w:start w:val="1"/>
      <w:numFmt w:val="bullet"/>
      <w:lvlText w:val=""/>
      <w:lvlJc w:val="left"/>
      <w:pPr>
        <w:ind w:left="4320" w:hanging="360"/>
      </w:pPr>
      <w:rPr>
        <w:rFonts w:ascii="Wingdings" w:hAnsi="Wingdings" w:hint="default"/>
      </w:rPr>
    </w:lvl>
    <w:lvl w:ilvl="6" w:tplc="DBFE31D0">
      <w:start w:val="1"/>
      <w:numFmt w:val="bullet"/>
      <w:lvlText w:val=""/>
      <w:lvlJc w:val="left"/>
      <w:pPr>
        <w:ind w:left="5040" w:hanging="360"/>
      </w:pPr>
      <w:rPr>
        <w:rFonts w:ascii="Symbol" w:hAnsi="Symbol" w:hint="default"/>
      </w:rPr>
    </w:lvl>
    <w:lvl w:ilvl="7" w:tplc="756E5CD8">
      <w:start w:val="1"/>
      <w:numFmt w:val="bullet"/>
      <w:lvlText w:val="o"/>
      <w:lvlJc w:val="left"/>
      <w:pPr>
        <w:ind w:left="5760" w:hanging="360"/>
      </w:pPr>
      <w:rPr>
        <w:rFonts w:ascii="Courier New" w:hAnsi="Courier New" w:cs="Courier New" w:hint="default"/>
      </w:rPr>
    </w:lvl>
    <w:lvl w:ilvl="8" w:tplc="2F2ABFD4">
      <w:start w:val="1"/>
      <w:numFmt w:val="bullet"/>
      <w:lvlText w:val=""/>
      <w:lvlJc w:val="left"/>
      <w:pPr>
        <w:ind w:left="6480" w:hanging="360"/>
      </w:pPr>
      <w:rPr>
        <w:rFonts w:ascii="Wingdings" w:hAnsi="Wingdings" w:hint="default"/>
      </w:rPr>
    </w:lvl>
  </w:abstractNum>
  <w:abstractNum w:abstractNumId="2" w15:restartNumberingAfterBreak="0">
    <w:nsid w:val="33BFC1BE"/>
    <w:multiLevelType w:val="hybridMultilevel"/>
    <w:tmpl w:val="07F0C19C"/>
    <w:lvl w:ilvl="0" w:tplc="07FEFFD8">
      <w:start w:val="1"/>
      <w:numFmt w:val="bullet"/>
      <w:lvlText w:val=""/>
      <w:lvlJc w:val="left"/>
      <w:pPr>
        <w:ind w:left="720" w:hanging="360"/>
      </w:pPr>
      <w:rPr>
        <w:rFonts w:ascii="Symbol" w:hAnsi="Symbol" w:hint="default"/>
      </w:rPr>
    </w:lvl>
    <w:lvl w:ilvl="1" w:tplc="CE264490">
      <w:start w:val="1"/>
      <w:numFmt w:val="bullet"/>
      <w:lvlText w:val="o"/>
      <w:lvlJc w:val="left"/>
      <w:pPr>
        <w:ind w:left="1440" w:hanging="360"/>
      </w:pPr>
      <w:rPr>
        <w:rFonts w:ascii="Courier New" w:hAnsi="Courier New" w:hint="default"/>
      </w:rPr>
    </w:lvl>
    <w:lvl w:ilvl="2" w:tplc="D4B6C682">
      <w:start w:val="1"/>
      <w:numFmt w:val="bullet"/>
      <w:lvlText w:val=""/>
      <w:lvlJc w:val="left"/>
      <w:pPr>
        <w:ind w:left="2160" w:hanging="360"/>
      </w:pPr>
      <w:rPr>
        <w:rFonts w:ascii="Wingdings" w:hAnsi="Wingdings" w:hint="default"/>
      </w:rPr>
    </w:lvl>
    <w:lvl w:ilvl="3" w:tplc="DDA493A6">
      <w:start w:val="1"/>
      <w:numFmt w:val="bullet"/>
      <w:lvlText w:val=""/>
      <w:lvlJc w:val="left"/>
      <w:pPr>
        <w:ind w:left="2880" w:hanging="360"/>
      </w:pPr>
      <w:rPr>
        <w:rFonts w:ascii="Symbol" w:hAnsi="Symbol" w:hint="default"/>
      </w:rPr>
    </w:lvl>
    <w:lvl w:ilvl="4" w:tplc="CDCC939A">
      <w:start w:val="1"/>
      <w:numFmt w:val="bullet"/>
      <w:lvlText w:val="o"/>
      <w:lvlJc w:val="left"/>
      <w:pPr>
        <w:ind w:left="3600" w:hanging="360"/>
      </w:pPr>
      <w:rPr>
        <w:rFonts w:ascii="Courier New" w:hAnsi="Courier New" w:hint="default"/>
      </w:rPr>
    </w:lvl>
    <w:lvl w:ilvl="5" w:tplc="EBEE9162">
      <w:start w:val="1"/>
      <w:numFmt w:val="bullet"/>
      <w:lvlText w:val=""/>
      <w:lvlJc w:val="left"/>
      <w:pPr>
        <w:ind w:left="4320" w:hanging="360"/>
      </w:pPr>
      <w:rPr>
        <w:rFonts w:ascii="Wingdings" w:hAnsi="Wingdings" w:hint="default"/>
      </w:rPr>
    </w:lvl>
    <w:lvl w:ilvl="6" w:tplc="EE6AE122">
      <w:start w:val="1"/>
      <w:numFmt w:val="bullet"/>
      <w:lvlText w:val=""/>
      <w:lvlJc w:val="left"/>
      <w:pPr>
        <w:ind w:left="5040" w:hanging="360"/>
      </w:pPr>
      <w:rPr>
        <w:rFonts w:ascii="Symbol" w:hAnsi="Symbol" w:hint="default"/>
      </w:rPr>
    </w:lvl>
    <w:lvl w:ilvl="7" w:tplc="6EFA0780">
      <w:start w:val="1"/>
      <w:numFmt w:val="bullet"/>
      <w:lvlText w:val="o"/>
      <w:lvlJc w:val="left"/>
      <w:pPr>
        <w:ind w:left="5760" w:hanging="360"/>
      </w:pPr>
      <w:rPr>
        <w:rFonts w:ascii="Courier New" w:hAnsi="Courier New" w:hint="default"/>
      </w:rPr>
    </w:lvl>
    <w:lvl w:ilvl="8" w:tplc="0E006FCC">
      <w:start w:val="1"/>
      <w:numFmt w:val="bullet"/>
      <w:lvlText w:val=""/>
      <w:lvlJc w:val="left"/>
      <w:pPr>
        <w:ind w:left="6480" w:hanging="360"/>
      </w:pPr>
      <w:rPr>
        <w:rFonts w:ascii="Wingdings" w:hAnsi="Wingdings" w:hint="default"/>
      </w:rPr>
    </w:lvl>
  </w:abstractNum>
  <w:abstractNum w:abstractNumId="3" w15:restartNumberingAfterBreak="0">
    <w:nsid w:val="35EA425C"/>
    <w:multiLevelType w:val="hybridMultilevel"/>
    <w:tmpl w:val="AACAA0D8"/>
    <w:lvl w:ilvl="0" w:tplc="0720D37A">
      <w:start w:val="1"/>
      <w:numFmt w:val="bullet"/>
      <w:lvlText w:val=""/>
      <w:lvlJc w:val="left"/>
      <w:pPr>
        <w:ind w:left="274" w:hanging="360"/>
      </w:pPr>
      <w:rPr>
        <w:rFonts w:ascii="Symbol" w:hAnsi="Symbol" w:hint="default"/>
      </w:rPr>
    </w:lvl>
    <w:lvl w:ilvl="1" w:tplc="6CAC6096">
      <w:start w:val="1"/>
      <w:numFmt w:val="bullet"/>
      <w:lvlText w:val="o"/>
      <w:lvlJc w:val="left"/>
      <w:pPr>
        <w:ind w:left="994" w:hanging="360"/>
      </w:pPr>
      <w:rPr>
        <w:rFonts w:ascii="Courier New" w:hAnsi="Courier New" w:cs="Courier New" w:hint="default"/>
      </w:rPr>
    </w:lvl>
    <w:lvl w:ilvl="2" w:tplc="D48A2A76">
      <w:start w:val="1"/>
      <w:numFmt w:val="bullet"/>
      <w:lvlText w:val=""/>
      <w:lvlJc w:val="left"/>
      <w:pPr>
        <w:ind w:left="1714" w:hanging="360"/>
      </w:pPr>
      <w:rPr>
        <w:rFonts w:ascii="Wingdings" w:hAnsi="Wingdings" w:hint="default"/>
      </w:rPr>
    </w:lvl>
    <w:lvl w:ilvl="3" w:tplc="7E8E90CC">
      <w:start w:val="1"/>
      <w:numFmt w:val="bullet"/>
      <w:lvlText w:val=""/>
      <w:lvlJc w:val="left"/>
      <w:pPr>
        <w:ind w:left="2434" w:hanging="360"/>
      </w:pPr>
      <w:rPr>
        <w:rFonts w:ascii="Symbol" w:hAnsi="Symbol" w:hint="default"/>
      </w:rPr>
    </w:lvl>
    <w:lvl w:ilvl="4" w:tplc="8AE02982">
      <w:start w:val="1"/>
      <w:numFmt w:val="bullet"/>
      <w:lvlText w:val="o"/>
      <w:lvlJc w:val="left"/>
      <w:pPr>
        <w:ind w:left="3154" w:hanging="360"/>
      </w:pPr>
      <w:rPr>
        <w:rFonts w:ascii="Courier New" w:hAnsi="Courier New" w:cs="Courier New" w:hint="default"/>
      </w:rPr>
    </w:lvl>
    <w:lvl w:ilvl="5" w:tplc="A8AC567C">
      <w:start w:val="1"/>
      <w:numFmt w:val="bullet"/>
      <w:lvlText w:val=""/>
      <w:lvlJc w:val="left"/>
      <w:pPr>
        <w:ind w:left="3874" w:hanging="360"/>
      </w:pPr>
      <w:rPr>
        <w:rFonts w:ascii="Wingdings" w:hAnsi="Wingdings" w:hint="default"/>
      </w:rPr>
    </w:lvl>
    <w:lvl w:ilvl="6" w:tplc="2692F5CA">
      <w:start w:val="1"/>
      <w:numFmt w:val="bullet"/>
      <w:lvlText w:val=""/>
      <w:lvlJc w:val="left"/>
      <w:pPr>
        <w:ind w:left="4594" w:hanging="360"/>
      </w:pPr>
      <w:rPr>
        <w:rFonts w:ascii="Symbol" w:hAnsi="Symbol" w:hint="default"/>
      </w:rPr>
    </w:lvl>
    <w:lvl w:ilvl="7" w:tplc="D3EEE1AC">
      <w:start w:val="1"/>
      <w:numFmt w:val="bullet"/>
      <w:lvlText w:val="o"/>
      <w:lvlJc w:val="left"/>
      <w:pPr>
        <w:ind w:left="5314" w:hanging="360"/>
      </w:pPr>
      <w:rPr>
        <w:rFonts w:ascii="Courier New" w:hAnsi="Courier New" w:cs="Courier New" w:hint="default"/>
      </w:rPr>
    </w:lvl>
    <w:lvl w:ilvl="8" w:tplc="1B0C2146">
      <w:start w:val="1"/>
      <w:numFmt w:val="bullet"/>
      <w:lvlText w:val=""/>
      <w:lvlJc w:val="left"/>
      <w:pPr>
        <w:ind w:left="6034" w:hanging="360"/>
      </w:pPr>
      <w:rPr>
        <w:rFonts w:ascii="Wingdings" w:hAnsi="Wingdings" w:hint="default"/>
      </w:rPr>
    </w:lvl>
  </w:abstractNum>
  <w:abstractNum w:abstractNumId="4" w15:restartNumberingAfterBreak="0">
    <w:nsid w:val="3AA0B754"/>
    <w:multiLevelType w:val="hybridMultilevel"/>
    <w:tmpl w:val="D4F07490"/>
    <w:lvl w:ilvl="0" w:tplc="36467DB0">
      <w:start w:val="1"/>
      <w:numFmt w:val="bullet"/>
      <w:lvlText w:val=""/>
      <w:lvlJc w:val="left"/>
      <w:pPr>
        <w:ind w:left="1428" w:hanging="360"/>
      </w:pPr>
      <w:rPr>
        <w:rFonts w:ascii="Symbol" w:hAnsi="Symbol" w:hint="default"/>
      </w:rPr>
    </w:lvl>
    <w:lvl w:ilvl="1" w:tplc="5860E964">
      <w:start w:val="1"/>
      <w:numFmt w:val="bullet"/>
      <w:lvlText w:val="o"/>
      <w:lvlJc w:val="left"/>
      <w:pPr>
        <w:ind w:left="2148" w:hanging="360"/>
      </w:pPr>
      <w:rPr>
        <w:rFonts w:ascii="Courier New" w:hAnsi="Courier New" w:cs="Courier New" w:hint="default"/>
      </w:rPr>
    </w:lvl>
    <w:lvl w:ilvl="2" w:tplc="66B0EB16">
      <w:start w:val="1"/>
      <w:numFmt w:val="bullet"/>
      <w:lvlText w:val=""/>
      <w:lvlJc w:val="left"/>
      <w:pPr>
        <w:ind w:left="2868" w:hanging="360"/>
      </w:pPr>
      <w:rPr>
        <w:rFonts w:ascii="Wingdings" w:hAnsi="Wingdings" w:hint="default"/>
      </w:rPr>
    </w:lvl>
    <w:lvl w:ilvl="3" w:tplc="3C4A47C6">
      <w:start w:val="1"/>
      <w:numFmt w:val="bullet"/>
      <w:lvlText w:val=""/>
      <w:lvlJc w:val="left"/>
      <w:pPr>
        <w:ind w:left="3588" w:hanging="360"/>
      </w:pPr>
      <w:rPr>
        <w:rFonts w:ascii="Symbol" w:hAnsi="Symbol" w:hint="default"/>
      </w:rPr>
    </w:lvl>
    <w:lvl w:ilvl="4" w:tplc="F17478AE">
      <w:start w:val="1"/>
      <w:numFmt w:val="bullet"/>
      <w:lvlText w:val="o"/>
      <w:lvlJc w:val="left"/>
      <w:pPr>
        <w:ind w:left="4308" w:hanging="360"/>
      </w:pPr>
      <w:rPr>
        <w:rFonts w:ascii="Courier New" w:hAnsi="Courier New" w:cs="Courier New" w:hint="default"/>
      </w:rPr>
    </w:lvl>
    <w:lvl w:ilvl="5" w:tplc="353A6908">
      <w:start w:val="1"/>
      <w:numFmt w:val="bullet"/>
      <w:lvlText w:val=""/>
      <w:lvlJc w:val="left"/>
      <w:pPr>
        <w:ind w:left="5028" w:hanging="360"/>
      </w:pPr>
      <w:rPr>
        <w:rFonts w:ascii="Wingdings" w:hAnsi="Wingdings" w:hint="default"/>
      </w:rPr>
    </w:lvl>
    <w:lvl w:ilvl="6" w:tplc="B372C068">
      <w:start w:val="1"/>
      <w:numFmt w:val="bullet"/>
      <w:lvlText w:val=""/>
      <w:lvlJc w:val="left"/>
      <w:pPr>
        <w:ind w:left="5748" w:hanging="360"/>
      </w:pPr>
      <w:rPr>
        <w:rFonts w:ascii="Symbol" w:hAnsi="Symbol" w:hint="default"/>
      </w:rPr>
    </w:lvl>
    <w:lvl w:ilvl="7" w:tplc="E5BAAF82">
      <w:start w:val="1"/>
      <w:numFmt w:val="bullet"/>
      <w:lvlText w:val="o"/>
      <w:lvlJc w:val="left"/>
      <w:pPr>
        <w:ind w:left="6468" w:hanging="360"/>
      </w:pPr>
      <w:rPr>
        <w:rFonts w:ascii="Courier New" w:hAnsi="Courier New" w:cs="Courier New" w:hint="default"/>
      </w:rPr>
    </w:lvl>
    <w:lvl w:ilvl="8" w:tplc="95846E18">
      <w:start w:val="1"/>
      <w:numFmt w:val="bullet"/>
      <w:lvlText w:val=""/>
      <w:lvlJc w:val="left"/>
      <w:pPr>
        <w:ind w:left="7188" w:hanging="360"/>
      </w:pPr>
      <w:rPr>
        <w:rFonts w:ascii="Wingdings" w:hAnsi="Wingdings" w:hint="default"/>
      </w:rPr>
    </w:lvl>
  </w:abstractNum>
  <w:abstractNum w:abstractNumId="5" w15:restartNumberingAfterBreak="0">
    <w:nsid w:val="487A32C2"/>
    <w:multiLevelType w:val="hybridMultilevel"/>
    <w:tmpl w:val="9B045A70"/>
    <w:lvl w:ilvl="0" w:tplc="F80EE444">
      <w:start w:val="1"/>
      <w:numFmt w:val="bullet"/>
      <w:lvlText w:val=""/>
      <w:lvlJc w:val="left"/>
      <w:pPr>
        <w:ind w:left="1428" w:hanging="360"/>
      </w:pPr>
      <w:rPr>
        <w:rFonts w:ascii="Symbol" w:hAnsi="Symbol" w:hint="default"/>
      </w:rPr>
    </w:lvl>
    <w:lvl w:ilvl="1" w:tplc="C2920428">
      <w:start w:val="1"/>
      <w:numFmt w:val="bullet"/>
      <w:lvlText w:val="o"/>
      <w:lvlJc w:val="left"/>
      <w:pPr>
        <w:ind w:left="2148" w:hanging="360"/>
      </w:pPr>
      <w:rPr>
        <w:rFonts w:ascii="Courier New" w:hAnsi="Courier New" w:cs="Courier New" w:hint="default"/>
      </w:rPr>
    </w:lvl>
    <w:lvl w:ilvl="2" w:tplc="DCBA8EAA">
      <w:start w:val="1"/>
      <w:numFmt w:val="bullet"/>
      <w:lvlText w:val=""/>
      <w:lvlJc w:val="left"/>
      <w:pPr>
        <w:ind w:left="2868" w:hanging="360"/>
      </w:pPr>
      <w:rPr>
        <w:rFonts w:ascii="Wingdings" w:hAnsi="Wingdings" w:hint="default"/>
      </w:rPr>
    </w:lvl>
    <w:lvl w:ilvl="3" w:tplc="7624B8C8">
      <w:start w:val="1"/>
      <w:numFmt w:val="bullet"/>
      <w:lvlText w:val=""/>
      <w:lvlJc w:val="left"/>
      <w:pPr>
        <w:ind w:left="3588" w:hanging="360"/>
      </w:pPr>
      <w:rPr>
        <w:rFonts w:ascii="Symbol" w:hAnsi="Symbol" w:hint="default"/>
      </w:rPr>
    </w:lvl>
    <w:lvl w:ilvl="4" w:tplc="55DAF2AC">
      <w:start w:val="1"/>
      <w:numFmt w:val="bullet"/>
      <w:lvlText w:val="o"/>
      <w:lvlJc w:val="left"/>
      <w:pPr>
        <w:ind w:left="4308" w:hanging="360"/>
      </w:pPr>
      <w:rPr>
        <w:rFonts w:ascii="Courier New" w:hAnsi="Courier New" w:cs="Courier New" w:hint="default"/>
      </w:rPr>
    </w:lvl>
    <w:lvl w:ilvl="5" w:tplc="7084FC74">
      <w:start w:val="1"/>
      <w:numFmt w:val="bullet"/>
      <w:lvlText w:val=""/>
      <w:lvlJc w:val="left"/>
      <w:pPr>
        <w:ind w:left="5028" w:hanging="360"/>
      </w:pPr>
      <w:rPr>
        <w:rFonts w:ascii="Wingdings" w:hAnsi="Wingdings" w:hint="default"/>
      </w:rPr>
    </w:lvl>
    <w:lvl w:ilvl="6" w:tplc="8FCE6DFA">
      <w:start w:val="1"/>
      <w:numFmt w:val="bullet"/>
      <w:lvlText w:val=""/>
      <w:lvlJc w:val="left"/>
      <w:pPr>
        <w:ind w:left="5748" w:hanging="360"/>
      </w:pPr>
      <w:rPr>
        <w:rFonts w:ascii="Symbol" w:hAnsi="Symbol" w:hint="default"/>
      </w:rPr>
    </w:lvl>
    <w:lvl w:ilvl="7" w:tplc="8DFEBA30">
      <w:start w:val="1"/>
      <w:numFmt w:val="bullet"/>
      <w:lvlText w:val="o"/>
      <w:lvlJc w:val="left"/>
      <w:pPr>
        <w:ind w:left="6468" w:hanging="360"/>
      </w:pPr>
      <w:rPr>
        <w:rFonts w:ascii="Courier New" w:hAnsi="Courier New" w:cs="Courier New" w:hint="default"/>
      </w:rPr>
    </w:lvl>
    <w:lvl w:ilvl="8" w:tplc="74E4E84A">
      <w:start w:val="1"/>
      <w:numFmt w:val="bullet"/>
      <w:lvlText w:val=""/>
      <w:lvlJc w:val="left"/>
      <w:pPr>
        <w:ind w:left="7188" w:hanging="360"/>
      </w:pPr>
      <w:rPr>
        <w:rFonts w:ascii="Wingdings" w:hAnsi="Wingdings" w:hint="default"/>
      </w:rPr>
    </w:lvl>
  </w:abstractNum>
  <w:abstractNum w:abstractNumId="6" w15:restartNumberingAfterBreak="0">
    <w:nsid w:val="50735E9E"/>
    <w:multiLevelType w:val="hybridMultilevel"/>
    <w:tmpl w:val="D3480D7C"/>
    <w:lvl w:ilvl="0" w:tplc="D08400D6">
      <w:start w:val="1"/>
      <w:numFmt w:val="decimal"/>
      <w:lvlText w:val="%1."/>
      <w:lvlJc w:val="left"/>
      <w:pPr>
        <w:tabs>
          <w:tab w:val="num" w:pos="720"/>
        </w:tabs>
        <w:ind w:left="720" w:hanging="360"/>
      </w:pPr>
    </w:lvl>
    <w:lvl w:ilvl="1" w:tplc="5EFA0DF0">
      <w:start w:val="1"/>
      <w:numFmt w:val="decimal"/>
      <w:lvlText w:val="%2."/>
      <w:lvlJc w:val="left"/>
      <w:pPr>
        <w:tabs>
          <w:tab w:val="num" w:pos="1440"/>
        </w:tabs>
        <w:ind w:left="1440" w:hanging="360"/>
      </w:pPr>
    </w:lvl>
    <w:lvl w:ilvl="2" w:tplc="F88CD538">
      <w:start w:val="1"/>
      <w:numFmt w:val="decimal"/>
      <w:lvlText w:val="%3."/>
      <w:lvlJc w:val="left"/>
      <w:pPr>
        <w:tabs>
          <w:tab w:val="num" w:pos="2160"/>
        </w:tabs>
        <w:ind w:left="2160" w:hanging="360"/>
      </w:pPr>
    </w:lvl>
    <w:lvl w:ilvl="3" w:tplc="6E10CF8C">
      <w:start w:val="1"/>
      <w:numFmt w:val="decimal"/>
      <w:lvlText w:val="%4."/>
      <w:lvlJc w:val="left"/>
      <w:pPr>
        <w:tabs>
          <w:tab w:val="num" w:pos="2880"/>
        </w:tabs>
        <w:ind w:left="2880" w:hanging="360"/>
      </w:pPr>
    </w:lvl>
    <w:lvl w:ilvl="4" w:tplc="CF48B566">
      <w:start w:val="1"/>
      <w:numFmt w:val="decimal"/>
      <w:lvlText w:val="%5."/>
      <w:lvlJc w:val="left"/>
      <w:pPr>
        <w:tabs>
          <w:tab w:val="num" w:pos="3600"/>
        </w:tabs>
        <w:ind w:left="3600" w:hanging="360"/>
      </w:pPr>
    </w:lvl>
    <w:lvl w:ilvl="5" w:tplc="C19C35DC">
      <w:start w:val="1"/>
      <w:numFmt w:val="decimal"/>
      <w:lvlText w:val="%6."/>
      <w:lvlJc w:val="left"/>
      <w:pPr>
        <w:tabs>
          <w:tab w:val="num" w:pos="4320"/>
        </w:tabs>
        <w:ind w:left="4320" w:hanging="360"/>
      </w:pPr>
    </w:lvl>
    <w:lvl w:ilvl="6" w:tplc="A4445A16">
      <w:start w:val="1"/>
      <w:numFmt w:val="decimal"/>
      <w:lvlText w:val="%7."/>
      <w:lvlJc w:val="left"/>
      <w:pPr>
        <w:tabs>
          <w:tab w:val="num" w:pos="5040"/>
        </w:tabs>
        <w:ind w:left="5040" w:hanging="360"/>
      </w:pPr>
    </w:lvl>
    <w:lvl w:ilvl="7" w:tplc="98B02CDC">
      <w:start w:val="1"/>
      <w:numFmt w:val="decimal"/>
      <w:lvlText w:val="%8."/>
      <w:lvlJc w:val="left"/>
      <w:pPr>
        <w:tabs>
          <w:tab w:val="num" w:pos="5760"/>
        </w:tabs>
        <w:ind w:left="5760" w:hanging="360"/>
      </w:pPr>
    </w:lvl>
    <w:lvl w:ilvl="8" w:tplc="687A7A6A">
      <w:start w:val="1"/>
      <w:numFmt w:val="decimal"/>
      <w:lvlText w:val="%9."/>
      <w:lvlJc w:val="left"/>
      <w:pPr>
        <w:tabs>
          <w:tab w:val="num" w:pos="6480"/>
        </w:tabs>
        <w:ind w:left="6480" w:hanging="360"/>
      </w:pPr>
    </w:lvl>
  </w:abstractNum>
  <w:abstractNum w:abstractNumId="7" w15:restartNumberingAfterBreak="0">
    <w:nsid w:val="5ADC6B99"/>
    <w:multiLevelType w:val="hybridMultilevel"/>
    <w:tmpl w:val="D37CDEF2"/>
    <w:lvl w:ilvl="0" w:tplc="7262B35C">
      <w:start w:val="1"/>
      <w:numFmt w:val="bullet"/>
      <w:lvlText w:val=""/>
      <w:lvlJc w:val="left"/>
      <w:pPr>
        <w:ind w:left="274" w:hanging="360"/>
      </w:pPr>
      <w:rPr>
        <w:rFonts w:ascii="Symbol" w:hAnsi="Symbol" w:hint="default"/>
      </w:rPr>
    </w:lvl>
    <w:lvl w:ilvl="1" w:tplc="7F88E81A">
      <w:start w:val="1"/>
      <w:numFmt w:val="bullet"/>
      <w:lvlText w:val="o"/>
      <w:lvlJc w:val="left"/>
      <w:pPr>
        <w:ind w:left="994" w:hanging="360"/>
      </w:pPr>
      <w:rPr>
        <w:rFonts w:ascii="Courier New" w:hAnsi="Courier New" w:cs="Courier New" w:hint="default"/>
      </w:rPr>
    </w:lvl>
    <w:lvl w:ilvl="2" w:tplc="EB6089A0">
      <w:start w:val="1"/>
      <w:numFmt w:val="bullet"/>
      <w:lvlText w:val=""/>
      <w:lvlJc w:val="left"/>
      <w:pPr>
        <w:ind w:left="1714" w:hanging="360"/>
      </w:pPr>
      <w:rPr>
        <w:rFonts w:ascii="Wingdings" w:hAnsi="Wingdings" w:hint="default"/>
      </w:rPr>
    </w:lvl>
    <w:lvl w:ilvl="3" w:tplc="464C58EE">
      <w:start w:val="1"/>
      <w:numFmt w:val="bullet"/>
      <w:lvlText w:val=""/>
      <w:lvlJc w:val="left"/>
      <w:pPr>
        <w:ind w:left="2434" w:hanging="360"/>
      </w:pPr>
      <w:rPr>
        <w:rFonts w:ascii="Symbol" w:hAnsi="Symbol" w:hint="default"/>
      </w:rPr>
    </w:lvl>
    <w:lvl w:ilvl="4" w:tplc="091489A4">
      <w:start w:val="1"/>
      <w:numFmt w:val="bullet"/>
      <w:lvlText w:val="o"/>
      <w:lvlJc w:val="left"/>
      <w:pPr>
        <w:ind w:left="3154" w:hanging="360"/>
      </w:pPr>
      <w:rPr>
        <w:rFonts w:ascii="Courier New" w:hAnsi="Courier New" w:cs="Courier New" w:hint="default"/>
      </w:rPr>
    </w:lvl>
    <w:lvl w:ilvl="5" w:tplc="E22AFE3C">
      <w:start w:val="1"/>
      <w:numFmt w:val="bullet"/>
      <w:lvlText w:val=""/>
      <w:lvlJc w:val="left"/>
      <w:pPr>
        <w:ind w:left="3874" w:hanging="360"/>
      </w:pPr>
      <w:rPr>
        <w:rFonts w:ascii="Wingdings" w:hAnsi="Wingdings" w:hint="default"/>
      </w:rPr>
    </w:lvl>
    <w:lvl w:ilvl="6" w:tplc="E57EC540">
      <w:start w:val="1"/>
      <w:numFmt w:val="bullet"/>
      <w:lvlText w:val=""/>
      <w:lvlJc w:val="left"/>
      <w:pPr>
        <w:ind w:left="4594" w:hanging="360"/>
      </w:pPr>
      <w:rPr>
        <w:rFonts w:ascii="Symbol" w:hAnsi="Symbol" w:hint="default"/>
      </w:rPr>
    </w:lvl>
    <w:lvl w:ilvl="7" w:tplc="A3FC8CCC">
      <w:start w:val="1"/>
      <w:numFmt w:val="bullet"/>
      <w:lvlText w:val="o"/>
      <w:lvlJc w:val="left"/>
      <w:pPr>
        <w:ind w:left="5314" w:hanging="360"/>
      </w:pPr>
      <w:rPr>
        <w:rFonts w:ascii="Courier New" w:hAnsi="Courier New" w:cs="Courier New" w:hint="default"/>
      </w:rPr>
    </w:lvl>
    <w:lvl w:ilvl="8" w:tplc="039E1F16">
      <w:start w:val="1"/>
      <w:numFmt w:val="bullet"/>
      <w:lvlText w:val=""/>
      <w:lvlJc w:val="left"/>
      <w:pPr>
        <w:ind w:left="6034" w:hanging="360"/>
      </w:pPr>
      <w:rPr>
        <w:rFonts w:ascii="Wingdings" w:hAnsi="Wingdings" w:hint="default"/>
      </w:rPr>
    </w:lvl>
  </w:abstractNum>
  <w:abstractNum w:abstractNumId="8" w15:restartNumberingAfterBreak="0">
    <w:nsid w:val="6D46B59F"/>
    <w:multiLevelType w:val="hybridMultilevel"/>
    <w:tmpl w:val="483E0A9C"/>
    <w:lvl w:ilvl="0" w:tplc="4406F0FE">
      <w:start w:val="1"/>
      <w:numFmt w:val="bullet"/>
      <w:lvlText w:val=""/>
      <w:lvlJc w:val="left"/>
      <w:pPr>
        <w:ind w:left="1428" w:hanging="360"/>
      </w:pPr>
      <w:rPr>
        <w:rFonts w:ascii="Symbol" w:hAnsi="Symbol" w:hint="default"/>
      </w:rPr>
    </w:lvl>
    <w:lvl w:ilvl="1" w:tplc="EEB65EA6">
      <w:start w:val="1"/>
      <w:numFmt w:val="bullet"/>
      <w:lvlText w:val="o"/>
      <w:lvlJc w:val="left"/>
      <w:pPr>
        <w:ind w:left="2148" w:hanging="360"/>
      </w:pPr>
      <w:rPr>
        <w:rFonts w:ascii="Courier New" w:hAnsi="Courier New" w:cs="Courier New" w:hint="default"/>
      </w:rPr>
    </w:lvl>
    <w:lvl w:ilvl="2" w:tplc="660C3D86">
      <w:start w:val="1"/>
      <w:numFmt w:val="bullet"/>
      <w:lvlText w:val=""/>
      <w:lvlJc w:val="left"/>
      <w:pPr>
        <w:ind w:left="2868" w:hanging="360"/>
      </w:pPr>
      <w:rPr>
        <w:rFonts w:ascii="Wingdings" w:hAnsi="Wingdings" w:hint="default"/>
      </w:rPr>
    </w:lvl>
    <w:lvl w:ilvl="3" w:tplc="9D846790">
      <w:start w:val="1"/>
      <w:numFmt w:val="bullet"/>
      <w:lvlText w:val=""/>
      <w:lvlJc w:val="left"/>
      <w:pPr>
        <w:ind w:left="3588" w:hanging="360"/>
      </w:pPr>
      <w:rPr>
        <w:rFonts w:ascii="Symbol" w:hAnsi="Symbol" w:hint="default"/>
      </w:rPr>
    </w:lvl>
    <w:lvl w:ilvl="4" w:tplc="5602E9D2">
      <w:start w:val="1"/>
      <w:numFmt w:val="bullet"/>
      <w:lvlText w:val="o"/>
      <w:lvlJc w:val="left"/>
      <w:pPr>
        <w:ind w:left="4308" w:hanging="360"/>
      </w:pPr>
      <w:rPr>
        <w:rFonts w:ascii="Courier New" w:hAnsi="Courier New" w:cs="Courier New" w:hint="default"/>
      </w:rPr>
    </w:lvl>
    <w:lvl w:ilvl="5" w:tplc="E06666D0">
      <w:start w:val="1"/>
      <w:numFmt w:val="bullet"/>
      <w:lvlText w:val=""/>
      <w:lvlJc w:val="left"/>
      <w:pPr>
        <w:ind w:left="5028" w:hanging="360"/>
      </w:pPr>
      <w:rPr>
        <w:rFonts w:ascii="Wingdings" w:hAnsi="Wingdings" w:hint="default"/>
      </w:rPr>
    </w:lvl>
    <w:lvl w:ilvl="6" w:tplc="AEB85FC2">
      <w:start w:val="1"/>
      <w:numFmt w:val="bullet"/>
      <w:lvlText w:val=""/>
      <w:lvlJc w:val="left"/>
      <w:pPr>
        <w:ind w:left="5748" w:hanging="360"/>
      </w:pPr>
      <w:rPr>
        <w:rFonts w:ascii="Symbol" w:hAnsi="Symbol" w:hint="default"/>
      </w:rPr>
    </w:lvl>
    <w:lvl w:ilvl="7" w:tplc="FF7E1D88">
      <w:start w:val="1"/>
      <w:numFmt w:val="bullet"/>
      <w:lvlText w:val="o"/>
      <w:lvlJc w:val="left"/>
      <w:pPr>
        <w:ind w:left="6468" w:hanging="360"/>
      </w:pPr>
      <w:rPr>
        <w:rFonts w:ascii="Courier New" w:hAnsi="Courier New" w:cs="Courier New" w:hint="default"/>
      </w:rPr>
    </w:lvl>
    <w:lvl w:ilvl="8" w:tplc="52BA186E">
      <w:start w:val="1"/>
      <w:numFmt w:val="bullet"/>
      <w:lvlText w:val=""/>
      <w:lvlJc w:val="left"/>
      <w:pPr>
        <w:ind w:left="7188" w:hanging="360"/>
      </w:pPr>
      <w:rPr>
        <w:rFonts w:ascii="Wingdings" w:hAnsi="Wingdings" w:hint="default"/>
      </w:rPr>
    </w:lvl>
  </w:abstractNum>
  <w:abstractNum w:abstractNumId="9" w15:restartNumberingAfterBreak="0">
    <w:nsid w:val="74B41E1C"/>
    <w:multiLevelType w:val="hybridMultilevel"/>
    <w:tmpl w:val="F5A2E0EC"/>
    <w:lvl w:ilvl="0" w:tplc="6D443742">
      <w:start w:val="1"/>
      <w:numFmt w:val="bullet"/>
      <w:lvlText w:val=""/>
      <w:lvlJc w:val="left"/>
      <w:pPr>
        <w:ind w:left="720" w:hanging="360"/>
      </w:pPr>
      <w:rPr>
        <w:rFonts w:ascii="Symbol" w:hAnsi="Symbol" w:hint="default"/>
      </w:rPr>
    </w:lvl>
    <w:lvl w:ilvl="1" w:tplc="392CA48A">
      <w:start w:val="1"/>
      <w:numFmt w:val="bullet"/>
      <w:lvlText w:val="o"/>
      <w:lvlJc w:val="left"/>
      <w:pPr>
        <w:ind w:left="1440" w:hanging="360"/>
      </w:pPr>
      <w:rPr>
        <w:rFonts w:ascii="Courier New" w:hAnsi="Courier New" w:cs="Courier New" w:hint="default"/>
      </w:rPr>
    </w:lvl>
    <w:lvl w:ilvl="2" w:tplc="CF72ECE8">
      <w:start w:val="1"/>
      <w:numFmt w:val="bullet"/>
      <w:lvlText w:val=""/>
      <w:lvlJc w:val="left"/>
      <w:pPr>
        <w:ind w:left="2160" w:hanging="360"/>
      </w:pPr>
      <w:rPr>
        <w:rFonts w:ascii="Wingdings" w:hAnsi="Wingdings" w:hint="default"/>
      </w:rPr>
    </w:lvl>
    <w:lvl w:ilvl="3" w:tplc="00B472C8">
      <w:start w:val="1"/>
      <w:numFmt w:val="bullet"/>
      <w:lvlText w:val=""/>
      <w:lvlJc w:val="left"/>
      <w:pPr>
        <w:ind w:left="2880" w:hanging="360"/>
      </w:pPr>
      <w:rPr>
        <w:rFonts w:ascii="Symbol" w:hAnsi="Symbol" w:hint="default"/>
      </w:rPr>
    </w:lvl>
    <w:lvl w:ilvl="4" w:tplc="C54CA676">
      <w:start w:val="1"/>
      <w:numFmt w:val="bullet"/>
      <w:lvlText w:val="o"/>
      <w:lvlJc w:val="left"/>
      <w:pPr>
        <w:ind w:left="3600" w:hanging="360"/>
      </w:pPr>
      <w:rPr>
        <w:rFonts w:ascii="Courier New" w:hAnsi="Courier New" w:cs="Courier New" w:hint="default"/>
      </w:rPr>
    </w:lvl>
    <w:lvl w:ilvl="5" w:tplc="AE8CA5A4">
      <w:start w:val="1"/>
      <w:numFmt w:val="bullet"/>
      <w:lvlText w:val=""/>
      <w:lvlJc w:val="left"/>
      <w:pPr>
        <w:ind w:left="4320" w:hanging="360"/>
      </w:pPr>
      <w:rPr>
        <w:rFonts w:ascii="Wingdings" w:hAnsi="Wingdings" w:hint="default"/>
      </w:rPr>
    </w:lvl>
    <w:lvl w:ilvl="6" w:tplc="F6D01406">
      <w:start w:val="1"/>
      <w:numFmt w:val="bullet"/>
      <w:lvlText w:val=""/>
      <w:lvlJc w:val="left"/>
      <w:pPr>
        <w:ind w:left="5040" w:hanging="360"/>
      </w:pPr>
      <w:rPr>
        <w:rFonts w:ascii="Symbol" w:hAnsi="Symbol" w:hint="default"/>
      </w:rPr>
    </w:lvl>
    <w:lvl w:ilvl="7" w:tplc="A1CEE5AE">
      <w:start w:val="1"/>
      <w:numFmt w:val="bullet"/>
      <w:lvlText w:val="o"/>
      <w:lvlJc w:val="left"/>
      <w:pPr>
        <w:ind w:left="5760" w:hanging="360"/>
      </w:pPr>
      <w:rPr>
        <w:rFonts w:ascii="Courier New" w:hAnsi="Courier New" w:cs="Courier New" w:hint="default"/>
      </w:rPr>
    </w:lvl>
    <w:lvl w:ilvl="8" w:tplc="F1B2D7F8">
      <w:start w:val="1"/>
      <w:numFmt w:val="bullet"/>
      <w:lvlText w:val=""/>
      <w:lvlJc w:val="left"/>
      <w:pPr>
        <w:ind w:left="6480" w:hanging="360"/>
      </w:pPr>
      <w:rPr>
        <w:rFonts w:ascii="Wingdings" w:hAnsi="Wingdings" w:hint="default"/>
      </w:rPr>
    </w:lvl>
  </w:abstractNum>
  <w:num w:numId="1" w16cid:durableId="8414236">
    <w:abstractNumId w:val="2"/>
  </w:num>
  <w:num w:numId="2" w16cid:durableId="1224370956">
    <w:abstractNumId w:val="4"/>
  </w:num>
  <w:num w:numId="3" w16cid:durableId="1899317640">
    <w:abstractNumId w:val="5"/>
  </w:num>
  <w:num w:numId="4" w16cid:durableId="467631313">
    <w:abstractNumId w:val="8"/>
  </w:num>
  <w:num w:numId="5" w16cid:durableId="1100949801">
    <w:abstractNumId w:val="1"/>
  </w:num>
  <w:num w:numId="6" w16cid:durableId="1236206124">
    <w:abstractNumId w:val="0"/>
  </w:num>
  <w:num w:numId="7" w16cid:durableId="278800631">
    <w:abstractNumId w:val="9"/>
  </w:num>
  <w:num w:numId="8" w16cid:durableId="1071121777">
    <w:abstractNumId w:val="7"/>
  </w:num>
  <w:num w:numId="9" w16cid:durableId="47531796">
    <w:abstractNumId w:val="3"/>
  </w:num>
  <w:num w:numId="10" w16cid:durableId="33445629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udia Prieto">
    <w15:presenceInfo w15:providerId="AD" w15:userId="S::claudia.prieto@ia.center::4d531a4d-51b3-44c8-bd49-58155de643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A811A24"/>
    <w:rsid w:val="00045271"/>
    <w:rsid w:val="00082D5A"/>
    <w:rsid w:val="000D6337"/>
    <w:rsid w:val="00122778"/>
    <w:rsid w:val="0014673C"/>
    <w:rsid w:val="001C0BFF"/>
    <w:rsid w:val="001C6B1B"/>
    <w:rsid w:val="001D3E5C"/>
    <w:rsid w:val="001E08B9"/>
    <w:rsid w:val="00201EB8"/>
    <w:rsid w:val="00212366"/>
    <w:rsid w:val="0022458E"/>
    <w:rsid w:val="002C4568"/>
    <w:rsid w:val="002E6A2A"/>
    <w:rsid w:val="0031317F"/>
    <w:rsid w:val="00367BB1"/>
    <w:rsid w:val="003919C4"/>
    <w:rsid w:val="00461F02"/>
    <w:rsid w:val="00482FE6"/>
    <w:rsid w:val="004B5939"/>
    <w:rsid w:val="004B699C"/>
    <w:rsid w:val="004C0E42"/>
    <w:rsid w:val="00543D7B"/>
    <w:rsid w:val="00567DB6"/>
    <w:rsid w:val="00570841"/>
    <w:rsid w:val="0057511B"/>
    <w:rsid w:val="00575F35"/>
    <w:rsid w:val="005761A3"/>
    <w:rsid w:val="005863E6"/>
    <w:rsid w:val="005C29D5"/>
    <w:rsid w:val="005C58DE"/>
    <w:rsid w:val="006232E6"/>
    <w:rsid w:val="006C09EF"/>
    <w:rsid w:val="006E6809"/>
    <w:rsid w:val="00724E33"/>
    <w:rsid w:val="00740110"/>
    <w:rsid w:val="007A06F6"/>
    <w:rsid w:val="007A1E90"/>
    <w:rsid w:val="007C7059"/>
    <w:rsid w:val="007E4526"/>
    <w:rsid w:val="00804C6E"/>
    <w:rsid w:val="00807B53"/>
    <w:rsid w:val="00811C1F"/>
    <w:rsid w:val="00897715"/>
    <w:rsid w:val="008D6575"/>
    <w:rsid w:val="008D6DA5"/>
    <w:rsid w:val="008E521C"/>
    <w:rsid w:val="00995545"/>
    <w:rsid w:val="009E21EE"/>
    <w:rsid w:val="00A1E321"/>
    <w:rsid w:val="00AB6648"/>
    <w:rsid w:val="00B96B31"/>
    <w:rsid w:val="00BC79AD"/>
    <w:rsid w:val="00BE183C"/>
    <w:rsid w:val="00C053D4"/>
    <w:rsid w:val="00C25D73"/>
    <w:rsid w:val="00C8733C"/>
    <w:rsid w:val="00CA774D"/>
    <w:rsid w:val="00CF1F83"/>
    <w:rsid w:val="00D24C25"/>
    <w:rsid w:val="00D34A93"/>
    <w:rsid w:val="00E0517E"/>
    <w:rsid w:val="00E9675B"/>
    <w:rsid w:val="00EC3682"/>
    <w:rsid w:val="00EF470A"/>
    <w:rsid w:val="00F3490A"/>
    <w:rsid w:val="00F87168"/>
    <w:rsid w:val="00FB408D"/>
    <w:rsid w:val="04643C0A"/>
    <w:rsid w:val="082887D9"/>
    <w:rsid w:val="083A1F2F"/>
    <w:rsid w:val="08789A60"/>
    <w:rsid w:val="0A151258"/>
    <w:rsid w:val="0B966D68"/>
    <w:rsid w:val="0CA42F2B"/>
    <w:rsid w:val="0E269463"/>
    <w:rsid w:val="0F1B3A6B"/>
    <w:rsid w:val="1019046E"/>
    <w:rsid w:val="11DF9D4A"/>
    <w:rsid w:val="120E52EB"/>
    <w:rsid w:val="14B15D50"/>
    <w:rsid w:val="173A151E"/>
    <w:rsid w:val="1CBCC8A5"/>
    <w:rsid w:val="1D3D4EB4"/>
    <w:rsid w:val="1E9F83CC"/>
    <w:rsid w:val="2315B524"/>
    <w:rsid w:val="239542EE"/>
    <w:rsid w:val="24A48B94"/>
    <w:rsid w:val="24D9A872"/>
    <w:rsid w:val="262E0E0E"/>
    <w:rsid w:val="2A121AAF"/>
    <w:rsid w:val="323209A3"/>
    <w:rsid w:val="32F368B9"/>
    <w:rsid w:val="348F391A"/>
    <w:rsid w:val="35059A9A"/>
    <w:rsid w:val="3633FCBF"/>
    <w:rsid w:val="37111D28"/>
    <w:rsid w:val="3871BF35"/>
    <w:rsid w:val="38E087DF"/>
    <w:rsid w:val="396233A8"/>
    <w:rsid w:val="3A811A24"/>
    <w:rsid w:val="3BD59D72"/>
    <w:rsid w:val="3BF17DF2"/>
    <w:rsid w:val="3EC8FBAA"/>
    <w:rsid w:val="42410EF7"/>
    <w:rsid w:val="439AC905"/>
    <w:rsid w:val="449BF0FF"/>
    <w:rsid w:val="456C5EC5"/>
    <w:rsid w:val="45D92A99"/>
    <w:rsid w:val="493808BA"/>
    <w:rsid w:val="4AFEABB2"/>
    <w:rsid w:val="4B8068E3"/>
    <w:rsid w:val="4B994662"/>
    <w:rsid w:val="4CF4D015"/>
    <w:rsid w:val="4D12BCFB"/>
    <w:rsid w:val="51EC5B3C"/>
    <w:rsid w:val="51F6E76D"/>
    <w:rsid w:val="523C75D4"/>
    <w:rsid w:val="53BA8B4C"/>
    <w:rsid w:val="560B4DD4"/>
    <w:rsid w:val="586F1296"/>
    <w:rsid w:val="5AB8E4B2"/>
    <w:rsid w:val="5B6BBD03"/>
    <w:rsid w:val="5BA5B739"/>
    <w:rsid w:val="5D7671A7"/>
    <w:rsid w:val="5F3E71FA"/>
    <w:rsid w:val="5FDEBC9E"/>
    <w:rsid w:val="639E4864"/>
    <w:rsid w:val="64775BBE"/>
    <w:rsid w:val="64B886B5"/>
    <w:rsid w:val="64EB1DDC"/>
    <w:rsid w:val="6525F4F1"/>
    <w:rsid w:val="65D3EA55"/>
    <w:rsid w:val="671EB5AE"/>
    <w:rsid w:val="67AE6508"/>
    <w:rsid w:val="6E51947A"/>
    <w:rsid w:val="6F95922C"/>
    <w:rsid w:val="706E5ACD"/>
    <w:rsid w:val="754859A5"/>
    <w:rsid w:val="75611BCA"/>
    <w:rsid w:val="792DFC22"/>
    <w:rsid w:val="7B30DC73"/>
    <w:rsid w:val="7CEFDB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032A9"/>
  <w15:docId w15:val="{AA7F8501-081A-49F0-8A6E-E9ADA79B0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59"/>
    <w:lsdException w:name="Grid Table Light" w:uiPriority="59"/>
    <w:lsdException w:name="Grid Table 4" w:uiPriority="59"/>
    <w:lsdException w:name="Grid Table 4 Accent 1" w:uiPriority="59"/>
    <w:lsdException w:name="Grid Table 5 Dark Accent 1" w:uiPriority="50"/>
    <w:lsdException w:name="Grid Table 4 Accent 2" w:uiPriority="59"/>
    <w:lsdException w:name="Grid Table 4 Accent 3" w:uiPriority="59"/>
    <w:lsdException w:name="Grid Table 5 Dark Accent 3" w:uiPriority="50"/>
    <w:lsdException w:name="Grid Table 4 Accent 4" w:uiPriority="59"/>
    <w:lsdException w:name="Grid Table 5 Dark Accent 4" w:uiPriority="50"/>
    <w:lsdException w:name="Grid Table 4 Accent 5" w:uiPriority="59"/>
    <w:lsdException w:name="Grid Table 4 Accent 6" w:uiPriority="59"/>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Heading1">
    <w:name w:val="heading 1"/>
    <w:basedOn w:val="Normal"/>
    <w:next w:val="Normal"/>
    <w:link w:val="Heading1Char"/>
    <w:uiPriority w:val="9"/>
    <w:qFormat/>
    <w:pPr>
      <w:keepNext/>
      <w:keepLines/>
      <w:spacing w:before="480" w:after="20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after="20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sz w:val="22"/>
      <w:szCs w:val="22"/>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sz w:val="22"/>
      <w:szCs w:val="22"/>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sz w:val="22"/>
      <w:szCs w:val="22"/>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Accent1">
    <w:name w:val="Grid Table 2 Accent 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Accent1">
    <w:name w:val="Grid Table 3 Accent 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Accent1">
    <w:name w:val="Grid Table 4 Accent 1"/>
    <w:basedOn w:val="TableNormal"/>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50"/>
    <w:rPr>
      <w:sz w:val="22"/>
      <w:szCs w:val="22"/>
      <w:lang w:val="es-MX"/>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one" w:sz="4" w:space="0" w:color="000000"/>
          <w:insideV w:val="none" w:sz="4" w:space="0" w:color="000000"/>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one" w:sz="4" w:space="0" w:color="000000"/>
          <w:insideV w:val="none" w:sz="4" w:space="0" w:color="000000"/>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one" w:sz="4" w:space="0" w:color="000000"/>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one" w:sz="4" w:space="0" w:color="000000"/>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Accent1">
    <w:name w:val="Grid Table 6 Colorful Accent 1"/>
    <w:basedOn w:val="TableNormal"/>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Accent1">
    <w:name w:val="List Table 2 Accent 1"/>
    <w:basedOn w:val="TableNormal"/>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Accent1">
    <w:name w:val="List Table 3 Accent 1"/>
    <w:basedOn w:val="TableNormal"/>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Accent1">
    <w:name w:val="List Table 4 Accent 1"/>
    <w:basedOn w:val="TableNormal"/>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Accent1">
    <w:name w:val="List Table 5 Dark Accent 1"/>
    <w:basedOn w:val="TableNormal"/>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Accent1">
    <w:name w:val="List Table 6 Colorful Accent 1"/>
    <w:basedOn w:val="TableNormal"/>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Captio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ned-Accent">
    <w:name w:val="Lined - Accent"/>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rPr>
      <w:color w:val="404040"/>
      <w:sz w:val="20"/>
      <w:szCs w:val="20"/>
      <w:lang w:val="en-US"/>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rPr>
      <w:color w:val="404040"/>
      <w:sz w:val="20"/>
      <w:szCs w:val="20"/>
      <w:lang w:val="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sz w:val="20"/>
      <w:szCs w:val="20"/>
      <w:lang w:val="en-US"/>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rPr>
      <w:color w:val="404040"/>
      <w:sz w:val="20"/>
      <w:szCs w:val="20"/>
      <w:lang w:val="en-US"/>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rPr>
      <w:color w:val="404040"/>
      <w:sz w:val="20"/>
      <w:szCs w:val="20"/>
      <w:lang w:val="en-US"/>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rPr>
      <w:color w:val="404040"/>
      <w:sz w:val="20"/>
      <w:szCs w:val="20"/>
      <w:lang w:val="en-US"/>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rPr>
      <w:color w:val="404040"/>
      <w:sz w:val="20"/>
      <w:szCs w:val="20"/>
      <w:lang w:val="en-US"/>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rPr>
      <w:color w:val="404040"/>
      <w:sz w:val="20"/>
      <w:szCs w:val="20"/>
      <w:lang w:val="en-US"/>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pPr>
      <w:tabs>
        <w:tab w:val="center" w:pos="4252"/>
        <w:tab w:val="right" w:pos="8504"/>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252"/>
        <w:tab w:val="right" w:pos="8504"/>
      </w:tabs>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 w:type="paragraph" w:styleId="NormalWeb">
    <w:name w:val="Normal (Web)"/>
    <w:basedOn w:val="Normal"/>
    <w:uiPriority w:val="99"/>
    <w:unhideWhenUsed/>
    <w:pPr>
      <w:spacing w:before="100" w:beforeAutospacing="1" w:after="100" w:afterAutospacing="1"/>
    </w:pPr>
    <w:rPr>
      <w:rFonts w:ascii="Times New Roman" w:eastAsia="Times New Roman" w:hAnsi="Times New Roman" w:cs="Times New Roman"/>
      <w:lang w:eastAsia="es-MX"/>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val="es-MX"/>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lang w:val="es-MX"/>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lang w:val="es-MX"/>
    </w:rPr>
  </w:style>
  <w:style w:type="paragraph" w:styleId="Revision">
    <w:name w:val="Revision"/>
    <w:hidden/>
    <w:uiPriority w:val="99"/>
    <w:semiHidden/>
    <w:rsid w:val="006E6809"/>
    <w:rPr>
      <w:lang w:val="es-MX"/>
    </w:rPr>
  </w:style>
  <w:style w:type="character" w:customStyle="1" w:styleId="ui-provider">
    <w:name w:val="ui-provider"/>
    <w:basedOn w:val="DefaultParagraphFont"/>
    <w:rsid w:val="00146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8" Type="http://schemas.microsoft.com/office/2011/relationships/commentsExtended" Target="commentsExtended.xml"/><Relationship Id="rId3" Type="http://schemas.openxmlformats.org/officeDocument/2006/relationships/customXml" Target="../customXml/item3.xml"/><Relationship Id="rId21" Type="http://schemas.openxmlformats.org/officeDocument/2006/relationships/hyperlink" Target="https://www.hackerearth.com/challenges/hackathon/hack-iot/" TargetMode="External"/><Relationship Id="rId7" Type="http://schemas.openxmlformats.org/officeDocument/2006/relationships/settings" Target="settings.xml"/><Relationship Id="rId17" Type="http://schemas.openxmlformats.org/officeDocument/2006/relationships/comments" Target="comments.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0.jp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fontTable" Target="fontTable.xml"/><Relationship Id="rId10" Type="http://schemas.openxmlformats.org/officeDocument/2006/relationships/endnotes" Target="endnotes.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0.jp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B62F7CFA8A2964B8412D564AF366427" ma:contentTypeVersion="8" ma:contentTypeDescription="Create a new document." ma:contentTypeScope="" ma:versionID="19941b340c18d6fd0b12cb011b40a8bd">
  <xsd:schema xmlns:xsd="http://www.w3.org/2001/XMLSchema" xmlns:xs="http://www.w3.org/2001/XMLSchema" xmlns:p="http://schemas.microsoft.com/office/2006/metadata/properties" xmlns:ns2="70dcd109-b0e4-4135-9588-226f4cbdbc0a" xmlns:ns3="2e942def-aa7e-4fd1-bc50-db310ae679de" targetNamespace="http://schemas.microsoft.com/office/2006/metadata/properties" ma:root="true" ma:fieldsID="ea86c7aea1c99be717bf3cc9a6afc08f" ns2:_="" ns3:_="">
    <xsd:import namespace="70dcd109-b0e4-4135-9588-226f4cbdbc0a"/>
    <xsd:import namespace="2e942def-aa7e-4fd1-bc50-db310ae679d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dcd109-b0e4-4135-9588-226f4cbdbc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ea791db-5094-4fe7-b3ae-0905f4445019"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942def-aa7e-4fd1-bc50-db310ae679de"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8c14731-5c96-4d08-9eeb-485dd582d119}" ma:internalName="TaxCatchAll" ma:showField="CatchAllData" ma:web="2e942def-aa7e-4fd1-bc50-db310ae679d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2e942def-aa7e-4fd1-bc50-db310ae679de" xsi:nil="true"/>
    <lcf76f155ced4ddcb4097134ff3c332f xmlns="70dcd109-b0e4-4135-9588-226f4cbdbc0a">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8C2629-B03F-42C6-8E7E-6D0548E2A0D3}">
  <ds:schemaRefs>
    <ds:schemaRef ds:uri="http://schemas.openxmlformats.org/officeDocument/2006/bibliography"/>
  </ds:schemaRefs>
</ds:datastoreItem>
</file>

<file path=customXml/itemProps2.xml><?xml version="1.0" encoding="utf-8"?>
<ds:datastoreItem xmlns:ds="http://schemas.openxmlformats.org/officeDocument/2006/customXml" ds:itemID="{C0179D5B-5C65-46F8-9F57-4BCBB20460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dcd109-b0e4-4135-9588-226f4cbdbc0a"/>
    <ds:schemaRef ds:uri="2e942def-aa7e-4fd1-bc50-db310ae679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0F5E80-DB26-4447-B3E1-C8F5F4C42B4A}">
  <ds:schemaRefs>
    <ds:schemaRef ds:uri="http://schemas.microsoft.com/office/2006/documentManagement/types"/>
    <ds:schemaRef ds:uri="http://schemas.openxmlformats.org/package/2006/metadata/core-properties"/>
    <ds:schemaRef ds:uri="http://purl.org/dc/elements/1.1/"/>
    <ds:schemaRef ds:uri="2e942def-aa7e-4fd1-bc50-db310ae679de"/>
    <ds:schemaRef ds:uri="70dcd109-b0e4-4135-9588-226f4cbdbc0a"/>
    <ds:schemaRef ds:uri="http://schemas.microsoft.com/office/2006/metadata/properties"/>
    <ds:schemaRef ds:uri="http://purl.org/dc/terms/"/>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493C3DE9-49EE-41B0-8DFC-6331780B1F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600</Words>
  <Characters>3426</Characters>
  <Application>Microsoft Office Word</Application>
  <DocSecurity>4</DocSecurity>
  <Lines>28</Lines>
  <Paragraphs>8</Paragraphs>
  <ScaleCrop>false</ScaleCrop>
  <Company>Resideo</Company>
  <LinksUpToDate>false</LinksUpToDate>
  <CharactersWithSpaces>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Claudia Prieto</cp:lastModifiedBy>
  <cp:revision>45</cp:revision>
  <dcterms:created xsi:type="dcterms:W3CDTF">2022-10-28T00:05:00Z</dcterms:created>
  <dcterms:modified xsi:type="dcterms:W3CDTF">2023-03-08T23:21:00Z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0x0101007B62F7CFA8A2964B8412D564AF366427</vt:lpwstr>
  </property>
  <property fmtid="{D5CDD505-2E9C-101B-9397-08002B2CF9AE}" pid="3" name="MediaServiceImageTags">
    <vt:lpwstr/>
  </property>
</Properties>
</file>